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0EF85" w14:textId="1B6DB665" w:rsidR="00EB3173" w:rsidRDefault="00474162" w:rsidP="00540902">
      <w:pPr>
        <w:pStyle w:val="Title"/>
        <w:spacing w:line="360" w:lineRule="auto"/>
      </w:pPr>
      <w:r>
        <w:t>Mechanical Properties of</w:t>
      </w:r>
      <w:r w:rsidR="00C43940">
        <w:t xml:space="preserve"> an AI-Hypothesized </w:t>
      </w:r>
      <w:r w:rsidRPr="00474162">
        <w:t>Pseudo</w:t>
      </w:r>
      <w:r>
        <w:t>-</w:t>
      </w:r>
      <w:r w:rsidRPr="00474162">
        <w:t xml:space="preserve">elastic </w:t>
      </w:r>
      <w:r w:rsidR="00C43940">
        <w:t>Fe-Mn-Al-</w:t>
      </w:r>
      <w:r w:rsidDel="00474162">
        <w:t xml:space="preserve"> </w:t>
      </w:r>
      <w:r w:rsidR="00C43940">
        <w:t>Ni-</w:t>
      </w:r>
      <w:r>
        <w:t>Si-</w:t>
      </w:r>
      <w:r w:rsidR="00C43940">
        <w:t xml:space="preserve">C Alloy </w:t>
      </w:r>
    </w:p>
    <w:p w14:paraId="09F1A31A" w14:textId="7F669AB7" w:rsidR="00EB3173" w:rsidRDefault="00C43940" w:rsidP="00540902">
      <w:pPr>
        <w:pStyle w:val="Author"/>
        <w:spacing w:line="360" w:lineRule="auto"/>
      </w:pPr>
      <w:r>
        <w:t xml:space="preserve">Frank </w:t>
      </w:r>
      <w:r w:rsidR="00B53402">
        <w:t xml:space="preserve">Y </w:t>
      </w:r>
      <w:r>
        <w:t>Cai</w:t>
      </w:r>
      <w:r>
        <w:rPr>
          <w:vertAlign w:val="superscript"/>
        </w:rPr>
        <w:t>1</w:t>
      </w:r>
    </w:p>
    <w:p w14:paraId="160AD17F" w14:textId="77777777" w:rsidR="00EB3173" w:rsidRDefault="00C43940" w:rsidP="00540902">
      <w:pPr>
        <w:pStyle w:val="Author"/>
        <w:spacing w:line="360" w:lineRule="auto"/>
      </w:pPr>
      <w:r>
        <w:t>S. Cai</w:t>
      </w:r>
      <w:r>
        <w:rPr>
          <w:vertAlign w:val="superscript"/>
        </w:rPr>
        <w:t>2</w:t>
      </w:r>
    </w:p>
    <w:p w14:paraId="3813BFB1" w14:textId="77777777" w:rsidR="00EB3173" w:rsidRDefault="00C43940" w:rsidP="00540902">
      <w:pPr>
        <w:pStyle w:val="Author"/>
        <w:spacing w:line="360" w:lineRule="auto"/>
      </w:pPr>
      <w:r>
        <w:t>J. Yan</w:t>
      </w:r>
      <w:r>
        <w:rPr>
          <w:vertAlign w:val="superscript"/>
        </w:rPr>
        <w:t>3</w:t>
      </w:r>
    </w:p>
    <w:p w14:paraId="68ADB8DF" w14:textId="77777777" w:rsidR="00EB3173" w:rsidRDefault="00C43940" w:rsidP="00540902">
      <w:pPr>
        <w:pStyle w:val="Heading1"/>
        <w:spacing w:line="360" w:lineRule="auto"/>
      </w:pPr>
      <w:bookmarkStart w:id="0" w:name="abstract"/>
      <w:r>
        <w:t>Abstract</w:t>
      </w:r>
    </w:p>
    <w:p w14:paraId="6B9A3F77" w14:textId="71102958" w:rsidR="00EB3173" w:rsidRDefault="00C43940" w:rsidP="00540902">
      <w:pPr>
        <w:pStyle w:val="FirstParagraph"/>
        <w:spacing w:line="360" w:lineRule="auto"/>
      </w:pPr>
      <w:r>
        <w:t xml:space="preserve">Iron-based shape memory alloys (Fe-SMAs) are a promising low-cost alternative to Nitinol for civil-infrastructure and biomedical applications, but their </w:t>
      </w:r>
      <w:r w:rsidR="006C062E">
        <w:t>super-elastic</w:t>
      </w:r>
      <w:r>
        <w:t xml:space="preserve"> response is sensitive to composition and processing in ways that remain difficult to predict in advance. Large language model (LLM) deep-research agents, coupled with thermodynamic-stability databases, can now propose candidate compositions in seconds, which raises the practical question of whether such proposals survive physical synthesis. Here we report what may be the first synthesis and mechanical characterization of an Fe-Mn-Al-Si-Ni-C composition hypothesized by an LLM deep-research agent, benchmarked against the established Omori Fe-Mn-Al-Ni alloy processed under identical conditions; both compositions were verified by ICP-AES. The AI-hypothesized alloy (measured carbon 0.105 </w:t>
      </w:r>
      <w:proofErr w:type="spellStart"/>
      <w:r>
        <w:t>wt</w:t>
      </w:r>
      <w:proofErr w:type="spellEnd"/>
      <w:r>
        <w:t xml:space="preserve">%, roughly ten times the 0.010 </w:t>
      </w:r>
      <w:proofErr w:type="spellStart"/>
      <w:r>
        <w:t>wt</w:t>
      </w:r>
      <w:proofErr w:type="spellEnd"/>
      <w:r>
        <w:t xml:space="preserve">% of the benchmark) was readily castable but, on unloading from 2% applied strain, recovered only ≈0.5% strain — a value consistent with elastic </w:t>
      </w:r>
      <w:proofErr w:type="spellStart"/>
      <w:r>
        <w:t>springback</w:t>
      </w:r>
      <w:proofErr w:type="spellEnd"/>
      <w:r>
        <w:t xml:space="preserve"> alone, with no transformation plateau — across all four heat treatments examined. The benchmark recovered up to ≈0.9% under the same conditions, with a stress plateau characteristic of stress-induced α↔γ transformation. Synchrotron X-ray diffraction at the Shanghai Synchrotron Radiation Facility indicated that the AI alloy was a dual-phase </w:t>
      </w:r>
      <w:r>
        <w:lastRenderedPageBreak/>
        <w:t xml:space="preserve">mixture of γ-FCC austenite and an ordered B2/DO₃ Fe-Al phase rather than the single transforming matrix that </w:t>
      </w:r>
      <w:r w:rsidR="00712D06">
        <w:t>Super-elasticity</w:t>
      </w:r>
      <w:r>
        <w:t xml:space="preserve"> requires, and its pattern was essentially unchanged by 10% applied strain. We attribute the absence of </w:t>
      </w:r>
      <w:r w:rsidR="00712D06">
        <w:t>Super-elasticity</w:t>
      </w:r>
      <w:r>
        <w:t xml:space="preserve"> primarily to that competing phase, whose formation the alloy’s elevated carbon content appears to promote at the expense of the FCC austenite. These observations suggest that compositions proposed by this kind of LLM-agent route may benefit from explicit pre-synthesis screening of competing phases and interstitial content. A secondary, more tentative observation from the benchmark alloy is that shorter-residence continuous strand annealing may yield refined-grain microstructures with improved </w:t>
      </w:r>
      <w:r w:rsidR="006C062E">
        <w:t>super-elastic</w:t>
      </w:r>
      <w:r>
        <w:t xml:space="preserve"> recovery; this would warrant systematic study.</w:t>
      </w:r>
    </w:p>
    <w:p w14:paraId="1781AD1F" w14:textId="40EE8F42" w:rsidR="00EB3173" w:rsidRDefault="00C43940" w:rsidP="00540902">
      <w:pPr>
        <w:pStyle w:val="BodyText"/>
        <w:spacing w:line="360" w:lineRule="auto"/>
      </w:pPr>
      <w:r>
        <w:rPr>
          <w:b/>
          <w:bCs/>
        </w:rPr>
        <w:t>Keywords:</w:t>
      </w:r>
      <w:r>
        <w:t xml:space="preserve"> Fe-based shape memory alloy; </w:t>
      </w:r>
      <w:r w:rsidR="00712D06">
        <w:t>Super-elasticity</w:t>
      </w:r>
      <w:r>
        <w:t>; AI-guided alloy design; synchrotron XRD; abnormal grain growth</w:t>
      </w:r>
    </w:p>
    <w:p w14:paraId="64DB3F86" w14:textId="77777777" w:rsidR="00EB3173" w:rsidRDefault="00000000" w:rsidP="00540902">
      <w:pPr>
        <w:spacing w:line="360" w:lineRule="auto"/>
      </w:pPr>
      <w:r>
        <w:pict w14:anchorId="502AD9DF">
          <v:rect id="_x0000_i1025" style="width:0;height:1.5pt" o:hralign="center" o:hrstd="t" o:hr="t"/>
        </w:pict>
      </w:r>
    </w:p>
    <w:p w14:paraId="4A20D989" w14:textId="77777777" w:rsidR="00EB3173" w:rsidRDefault="00C43940" w:rsidP="00540902">
      <w:pPr>
        <w:pStyle w:val="Heading1"/>
        <w:spacing w:line="360" w:lineRule="auto"/>
      </w:pPr>
      <w:bookmarkStart w:id="1" w:name="introduction"/>
      <w:bookmarkEnd w:id="0"/>
      <w:r>
        <w:t>1. Introduction</w:t>
      </w:r>
    </w:p>
    <w:p w14:paraId="5E87CD6F" w14:textId="1450817B" w:rsidR="00EB3173" w:rsidRDefault="00C43940" w:rsidP="00540902">
      <w:pPr>
        <w:pStyle w:val="FirstParagraph"/>
        <w:spacing w:line="360" w:lineRule="auto"/>
        <w:jc w:val="both"/>
      </w:pPr>
      <w:bookmarkStart w:id="2" w:name="Xe986e01d42e89beceba0d25e1a845beaa4121ff"/>
      <w:r>
        <w:t xml:space="preserve">Materials discovery has been advanced by deep-learning models trained on first-principles thermodynamics. </w:t>
      </w:r>
      <w:r w:rsidR="00B738A3">
        <w:t xml:space="preserve">For example, </w:t>
      </w:r>
      <w:r>
        <w:t xml:space="preserve">DeepMind’s </w:t>
      </w:r>
      <w:proofErr w:type="spellStart"/>
      <w:r>
        <w:t>GNoME</w:t>
      </w:r>
      <w:proofErr w:type="spellEnd"/>
      <w:r>
        <w:t xml:space="preserve"> predicted more than 2.2 million previously unreported crystal structures with high precision against DFT validation (Merchant et al. 2023), and agentic large language models with deep-research capabilities can ingest decades of metallurgical literature and propose compositions in seconds (Google DeepMind 2025; Xu and Peng 2025). Together these tools raise the possibility of alloy design that supplements intuition-guided iteration with AI-proposed, thermodynamically screened candidates.</w:t>
      </w:r>
      <w:r w:rsidR="00B738A3">
        <w:t xml:space="preserve"> </w:t>
      </w:r>
      <w:r w:rsidR="008202B7">
        <w:t xml:space="preserve">However, </w:t>
      </w:r>
      <w:r>
        <w:t>whether</w:t>
      </w:r>
      <w:r w:rsidR="008202B7">
        <w:t xml:space="preserve"> these</w:t>
      </w:r>
      <w:r>
        <w:t xml:space="preserve"> AI-</w:t>
      </w:r>
      <w:r w:rsidR="008202B7">
        <w:t>models</w:t>
      </w:r>
      <w:r>
        <w:t xml:space="preserve"> </w:t>
      </w:r>
      <w:r w:rsidR="00B738A3">
        <w:t>practically work</w:t>
      </w:r>
      <w:r w:rsidR="008202B7">
        <w:t xml:space="preserve"> or not is </w:t>
      </w:r>
      <w:r w:rsidR="00540902">
        <w:t xml:space="preserve">yet </w:t>
      </w:r>
      <w:r w:rsidR="008202B7">
        <w:t>to be tested</w:t>
      </w:r>
      <w:r>
        <w:t xml:space="preserve">. </w:t>
      </w:r>
      <w:r w:rsidR="00B738A3">
        <w:t>Since c</w:t>
      </w:r>
      <w:r>
        <w:t>urrent generative materials models typically optimize for thermodynamic stability (formation energy, convex-hull distance)</w:t>
      </w:r>
      <w:r w:rsidR="008202B7">
        <w:t>,</w:t>
      </w:r>
      <w:r>
        <w:t xml:space="preserve"> but </w:t>
      </w:r>
      <w:r w:rsidR="00B738A3">
        <w:t>may</w:t>
      </w:r>
      <w:r>
        <w:t xml:space="preserve"> not, in general, explicitly </w:t>
      </w:r>
      <w:r w:rsidR="00B738A3">
        <w:t>consider</w:t>
      </w:r>
      <w:r>
        <w:t xml:space="preserve"> the kinetic barriers governing </w:t>
      </w:r>
      <w:r w:rsidR="008202B7">
        <w:t>microstructure evolutions during processing</w:t>
      </w:r>
      <w:r>
        <w:t xml:space="preserve"> (Merchant et al. 2023). A composition whose target phase lies on the DFT convex hull might still be difficult to realize in practice. </w:t>
      </w:r>
      <w:r w:rsidR="00D90E3F">
        <w:t>It is out interest to exam a</w:t>
      </w:r>
      <w:r>
        <w:t xml:space="preserve"> </w:t>
      </w:r>
      <w:r w:rsidR="00D90E3F">
        <w:t xml:space="preserve">large langue model </w:t>
      </w:r>
      <w:r w:rsidR="00D90E3F">
        <w:lastRenderedPageBreak/>
        <w:t>(</w:t>
      </w:r>
      <w:r>
        <w:t>LLM</w:t>
      </w:r>
      <w:r w:rsidR="00D90E3F">
        <w:t>)</w:t>
      </w:r>
      <w:r>
        <w:t xml:space="preserve">-hypothesized </w:t>
      </w:r>
      <w:r w:rsidR="001B526A">
        <w:t>s</w:t>
      </w:r>
      <w:r w:rsidR="001B526A" w:rsidRPr="001B526A">
        <w:t xml:space="preserve">hape memory alloy </w:t>
      </w:r>
      <w:r w:rsidR="001B526A">
        <w:t>(</w:t>
      </w:r>
      <w:r>
        <w:t>SMA</w:t>
      </w:r>
      <w:r w:rsidR="001B526A">
        <w:t>)</w:t>
      </w:r>
      <w:r>
        <w:t>.</w:t>
      </w:r>
      <w:r w:rsidR="00D90E3F">
        <w:t xml:space="preserve"> </w:t>
      </w:r>
      <w:r w:rsidR="001B526A">
        <w:t>T</w:t>
      </w:r>
      <w:r w:rsidR="001B526A" w:rsidRPr="001B526A">
        <w:t xml:space="preserve">o </w:t>
      </w:r>
      <w:r w:rsidR="001B526A">
        <w:t xml:space="preserve">the best of </w:t>
      </w:r>
      <w:r w:rsidR="001B526A" w:rsidRPr="001B526A">
        <w:t>our knowledge, studies on this topic are still very rare</w:t>
      </w:r>
      <w:r w:rsidR="001B526A">
        <w:t>.</w:t>
      </w:r>
      <w:r w:rsidR="00D90E3F">
        <w:t xml:space="preserve"> </w:t>
      </w:r>
    </w:p>
    <w:p w14:paraId="06C5F951" w14:textId="429D0AFF" w:rsidR="00414077" w:rsidRDefault="00414077" w:rsidP="006743C9">
      <w:pPr>
        <w:pStyle w:val="BodyText"/>
        <w:spacing w:line="360" w:lineRule="auto"/>
        <w:jc w:val="both"/>
      </w:pPr>
      <w:r>
        <w:t xml:space="preserve"> </w:t>
      </w:r>
      <w:r w:rsidR="00D90ECB">
        <w:tab/>
      </w:r>
      <w:r>
        <w:t>SMA exhibit reversible martensitic transformations that enable two technologically important behaviors: the shape memory effect, in which thermally induced phase changes recover macroscopic deformation, and</w:t>
      </w:r>
      <w:r w:rsidR="001B526A">
        <w:t xml:space="preserve"> </w:t>
      </w:r>
      <w:r>
        <w:t>super</w:t>
      </w:r>
      <w:r w:rsidR="001B526A">
        <w:t>-</w:t>
      </w:r>
      <w:r>
        <w:t>elasticity</w:t>
      </w:r>
      <w:r w:rsidR="001B526A">
        <w:t>,</w:t>
      </w:r>
      <w:r>
        <w:t xml:space="preserve"> in which stress-induced martensite reverts upon unloading (Otsuka and Wayman 1998; </w:t>
      </w:r>
      <w:proofErr w:type="spellStart"/>
      <w:r>
        <w:t>Lagoudas</w:t>
      </w:r>
      <w:proofErr w:type="spellEnd"/>
      <w:r>
        <w:t xml:space="preserve"> 2008). As the dominant commercial SMA, Nitinol, a near 50Ni-50Ti alloy, offers large recoverable strains of 6–8%, excellent cyclic stability, and biocompatibility, which make it widely used in medical devices, aerospace actuators, and damping applications (</w:t>
      </w:r>
      <w:proofErr w:type="spellStart"/>
      <w:r>
        <w:t>Duerig</w:t>
      </w:r>
      <w:proofErr w:type="spellEnd"/>
      <w:r>
        <w:t xml:space="preserve"> et al. 1999; Mohd Jani et al. 2014). However, due to the relatively high manufacturing cost, the application of Nitinol in structural engineering such as prestressing tendons for concrete and seismic dampers are still very limited.</w:t>
      </w:r>
    </w:p>
    <w:p w14:paraId="798B2267" w14:textId="5C09D20F" w:rsidR="00414077" w:rsidRDefault="00752DEB" w:rsidP="00F94317">
      <w:pPr>
        <w:pStyle w:val="BodyText"/>
        <w:spacing w:line="360" w:lineRule="auto"/>
        <w:ind w:firstLine="720"/>
        <w:jc w:val="both"/>
      </w:pPr>
      <w:r>
        <w:t>Fe</w:t>
      </w:r>
      <w:r w:rsidR="00414077">
        <w:t xml:space="preserve">-based shape memory alloys offer a path to lower cost. The work of Omori et al. found that certain Fe-Mn-Al-Ni alloys were capable of large strain recovery at room temperature after abnormal grain growth (AGG) (Omori et al. 2011), where a bamboo-like grain structure or single-crystal-diameter grains spanning the wire cross-section, produced by cyclic heat treatments across the FCC γ↔ BCC α phase boundary. Subsequent studies have associated such large grains with reduced inter-granular constraint and improved transformation reversibility in the BCC α / FCC γ system (Vollmer et al. 2016; Abuzaid et al. 2019). </w:t>
      </w:r>
      <w:r>
        <w:t xml:space="preserve">However, </w:t>
      </w:r>
      <w:r w:rsidR="0015738D">
        <w:t>achieving</w:t>
      </w:r>
      <w:r w:rsidRPr="00752DEB">
        <w:t xml:space="preserve"> bamboo-like grain structure</w:t>
      </w:r>
      <w:r>
        <w:t xml:space="preserve"> </w:t>
      </w:r>
      <w:r w:rsidR="0015738D">
        <w:t>holds</w:t>
      </w:r>
      <w:r>
        <w:t xml:space="preserve"> significant challenges, especially in large industrial sca</w:t>
      </w:r>
      <w:r w:rsidR="0015738D">
        <w:t xml:space="preserve">les. </w:t>
      </w:r>
      <w:r>
        <w:t xml:space="preserve"> In this study, we </w:t>
      </w:r>
      <w:r w:rsidR="0015738D">
        <w:t>adopted</w:t>
      </w:r>
      <w:r w:rsidR="00414077">
        <w:t xml:space="preserve"> this alloy</w:t>
      </w:r>
      <w:r>
        <w:t xml:space="preserve"> system</w:t>
      </w:r>
      <w:r w:rsidR="00414077">
        <w:t xml:space="preserve">, </w:t>
      </w:r>
      <w:r>
        <w:t>trained AI with over 200 published papers on Fe-based SMA</w:t>
      </w:r>
      <w:r w:rsidR="00F94317">
        <w:t xml:space="preserve"> along with other available public online information</w:t>
      </w:r>
      <w:r>
        <w:t xml:space="preserve">, and </w:t>
      </w:r>
      <w:r w:rsidR="0015738D">
        <w:t>asked</w:t>
      </w:r>
      <w:r>
        <w:t xml:space="preserve"> AI for lower cost alternatives with potentials to </w:t>
      </w:r>
      <w:r w:rsidR="0015738D">
        <w:t>exhibit</w:t>
      </w:r>
      <w:r>
        <w:t xml:space="preserve"> super-elasticity </w:t>
      </w:r>
      <w:r w:rsidR="0015738D">
        <w:t xml:space="preserve">with small grain sizes. We processed one of the AI-hypothesized compositions along with the alloy reported by </w:t>
      </w:r>
      <w:r w:rsidR="0015738D" w:rsidRPr="0015738D">
        <w:t xml:space="preserve">Omori et al. </w:t>
      </w:r>
      <w:r w:rsidR="0015738D">
        <w:t>(</w:t>
      </w:r>
      <w:r w:rsidR="0015738D" w:rsidRPr="0015738D">
        <w:t>Omori et al. 2011</w:t>
      </w:r>
      <w:r w:rsidR="0015738D">
        <w:t>)</w:t>
      </w:r>
      <w:r w:rsidR="00D14CC7">
        <w:t xml:space="preserve">. </w:t>
      </w:r>
      <w:r w:rsidR="00D14CC7" w:rsidRPr="00D14CC7">
        <w:t>Because the processing history was kept identical for both alloys, compositional differences are the sole variable determining the final mechanical properties.</w:t>
      </w:r>
      <w:r w:rsidR="00D14CC7" w:rsidRPr="00D14CC7" w:rsidDel="0015738D">
        <w:t xml:space="preserve"> </w:t>
      </w:r>
    </w:p>
    <w:p w14:paraId="3450EEA2" w14:textId="2F9C81BB" w:rsidR="00EB3173" w:rsidRDefault="00EB3173" w:rsidP="00540902">
      <w:pPr>
        <w:spacing w:line="360" w:lineRule="auto"/>
      </w:pPr>
      <w:bookmarkStart w:id="3" w:name="contributions"/>
      <w:bookmarkEnd w:id="2"/>
    </w:p>
    <w:p w14:paraId="1FDF7F04" w14:textId="0F734CAC" w:rsidR="00EB3173" w:rsidRDefault="00C43940" w:rsidP="00522EB9">
      <w:pPr>
        <w:pStyle w:val="Heading1"/>
        <w:spacing w:line="360" w:lineRule="auto"/>
      </w:pPr>
      <w:bookmarkStart w:id="4" w:name="materials-and-methods"/>
      <w:bookmarkEnd w:id="1"/>
      <w:bookmarkEnd w:id="3"/>
      <w:r>
        <w:lastRenderedPageBreak/>
        <w:t xml:space="preserve">2. Materials and </w:t>
      </w:r>
      <w:r w:rsidR="00522EB9">
        <w:t>experiments</w:t>
      </w:r>
    </w:p>
    <w:p w14:paraId="5C187ED7" w14:textId="2E715C79" w:rsidR="00EB3173" w:rsidRDefault="00C43940" w:rsidP="004B7EC8">
      <w:pPr>
        <w:pStyle w:val="Heading2"/>
        <w:spacing w:line="360" w:lineRule="auto"/>
      </w:pPr>
      <w:bookmarkStart w:id="5" w:name="alloy-design"/>
      <w:r>
        <w:t>2.1 Alloy design</w:t>
      </w:r>
      <w:r w:rsidR="004B7EC8">
        <w:t xml:space="preserve"> and s</w:t>
      </w:r>
      <w:r w:rsidR="004B7EC8" w:rsidRPr="004B7EC8">
        <w:t>ynthesis</w:t>
      </w:r>
    </w:p>
    <w:p w14:paraId="655DDFDC" w14:textId="1AFAA1E8" w:rsidR="00E23AA7" w:rsidRDefault="00C43940" w:rsidP="00474162">
      <w:pPr>
        <w:pStyle w:val="BodyText"/>
        <w:spacing w:line="360" w:lineRule="auto"/>
        <w:jc w:val="both"/>
      </w:pPr>
      <w:r>
        <w:t xml:space="preserve">The AI-hypothesized composition was generated by an LLM deep-research agent (Gemini 2.5 with the Deep Research tool (Google DeepMind 2025)) prompted to propose an Fe-Mn-Al-based composition optimized for room-temperature </w:t>
      </w:r>
      <w:r w:rsidR="00712D06">
        <w:t>Super-elasticity</w:t>
      </w:r>
      <w:r>
        <w:t xml:space="preserve">. The agent was instructed to (i) reason from the Fe-Mn-Al-Ni family established by Omori and co-workers (Omori et al. 2011; Omori and </w:t>
      </w:r>
      <w:proofErr w:type="spellStart"/>
      <w:r>
        <w:t>Kainuma</w:t>
      </w:r>
      <w:proofErr w:type="spellEnd"/>
      <w:r>
        <w:t xml:space="preserve"> 2017) as a starting point, </w:t>
      </w:r>
      <w:r w:rsidR="00FC3BA3">
        <w:t xml:space="preserve">search for even cheaper alternatives, </w:t>
      </w:r>
      <w:r>
        <w:t>(ii) consult thermodynamic-stability data, (iii) target β-</w:t>
      </w:r>
      <w:proofErr w:type="spellStart"/>
      <w:r>
        <w:t>NiAl</w:t>
      </w:r>
      <w:proofErr w:type="spellEnd"/>
      <w:r>
        <w:t xml:space="preserve">/carbide precipitation as a strengthening pathway, and (iv) minimize cost by excluding cobalt and tantalum. </w:t>
      </w:r>
      <w:r w:rsidR="00B53402">
        <w:t xml:space="preserve">Within </w:t>
      </w:r>
      <w:r w:rsidR="00D17448">
        <w:t xml:space="preserve">one of </w:t>
      </w:r>
      <w:r w:rsidR="00B53402">
        <w:t>the</w:t>
      </w:r>
      <w:r w:rsidR="00291403">
        <w:t xml:space="preserve"> AI suggested composition range</w:t>
      </w:r>
      <w:r w:rsidR="00D17448">
        <w:t>s</w:t>
      </w:r>
      <w:r w:rsidR="00291403">
        <w:t xml:space="preserve">, we selected one that </w:t>
      </w:r>
      <w:r w:rsidR="001A4811">
        <w:t xml:space="preserve">has a composition of </w:t>
      </w:r>
      <w:r w:rsidR="001A4811" w:rsidRPr="001A4811">
        <w:t>50Fe-30Mn-12Al-4</w:t>
      </w:r>
      <w:r w:rsidR="00474162">
        <w:t>N</w:t>
      </w:r>
      <w:r w:rsidR="001A4811" w:rsidRPr="001A4811">
        <w:t>i-4</w:t>
      </w:r>
      <w:r w:rsidR="00474162">
        <w:t>S</w:t>
      </w:r>
      <w:r w:rsidR="001A4811" w:rsidRPr="001A4811">
        <w:t>i (at%)</w:t>
      </w:r>
      <w:r w:rsidR="001A4811">
        <w:t xml:space="preserve"> with additional of </w:t>
      </w:r>
      <w:r w:rsidR="001A4811" w:rsidRPr="001A4811">
        <w:t>1000ppm C</w:t>
      </w:r>
      <w:r w:rsidR="00994765">
        <w:t xml:space="preserve">, where the amount of </w:t>
      </w:r>
      <w:r w:rsidR="00D17448">
        <w:t xml:space="preserve">Fe, Mn, Al, Ni </w:t>
      </w:r>
      <w:r w:rsidR="00994765">
        <w:t>are supposed to form</w:t>
      </w:r>
      <w:r w:rsidR="00D17448">
        <w:t xml:space="preserve"> </w:t>
      </w:r>
      <w:r w:rsidR="00D17448" w:rsidRPr="004B7EC8">
        <w:rPr>
          <w:i/>
          <w:iCs/>
        </w:rPr>
        <w:t>bcc</w:t>
      </w:r>
      <w:r w:rsidR="00D17448">
        <w:t xml:space="preserve"> parent phase and β (</w:t>
      </w:r>
      <w:proofErr w:type="spellStart"/>
      <w:r w:rsidR="00D17448">
        <w:t>NiAl</w:t>
      </w:r>
      <w:proofErr w:type="spellEnd"/>
      <w:r w:rsidR="00D17448">
        <w:t>-type) precipitates. Ni content is kept moderate to lower the cost.</w:t>
      </w:r>
      <w:r w:rsidR="00D17448">
        <w:rPr>
          <w:rFonts w:hint="eastAsia"/>
        </w:rPr>
        <w:t xml:space="preserve"> Si</w:t>
      </w:r>
      <w:r w:rsidR="00994765">
        <w:t xml:space="preserve"> is a</w:t>
      </w:r>
      <w:r w:rsidR="00D17448">
        <w:rPr>
          <w:rFonts w:hint="eastAsia"/>
        </w:rPr>
        <w:t xml:space="preserve">dded to strengthen the parent </w:t>
      </w:r>
      <w:r w:rsidR="00D17448" w:rsidRPr="004B7EC8">
        <w:rPr>
          <w:rFonts w:hint="eastAsia"/>
          <w:i/>
          <w:iCs/>
        </w:rPr>
        <w:t>bcc</w:t>
      </w:r>
      <w:r w:rsidR="00D17448">
        <w:rPr>
          <w:rFonts w:hint="eastAsia"/>
        </w:rPr>
        <w:t xml:space="preserve"> matrix through solid solution strengthening. Si is </w:t>
      </w:r>
      <w:r w:rsidR="00994765">
        <w:t xml:space="preserve">also </w:t>
      </w:r>
      <w:r w:rsidR="00D17448">
        <w:rPr>
          <w:rFonts w:hint="eastAsia"/>
        </w:rPr>
        <w:t xml:space="preserve">known to increase resistance to slip in ferritic structures and could potentially modify the stability or morphology of </w:t>
      </w:r>
      <w:r w:rsidR="00D17448">
        <w:rPr>
          <w:rFonts w:hint="eastAsia"/>
        </w:rPr>
        <w:t>β</w:t>
      </w:r>
      <w:r w:rsidR="00D17448">
        <w:rPr>
          <w:rFonts w:hint="eastAsia"/>
        </w:rPr>
        <w:t xml:space="preserve"> precipitates or influence stacking fault e</w:t>
      </w:r>
      <w:r w:rsidR="00D17448">
        <w:t>nergy.</w:t>
      </w:r>
      <w:r w:rsidR="00D17448">
        <w:rPr>
          <w:rFonts w:hint="eastAsia"/>
        </w:rPr>
        <w:t xml:space="preserve"> C</w:t>
      </w:r>
      <w:r w:rsidR="00994765">
        <w:t xml:space="preserve"> is added f</w:t>
      </w:r>
      <w:r w:rsidR="00D17448">
        <w:rPr>
          <w:rFonts w:hint="eastAsia"/>
        </w:rPr>
        <w:t>or interstitial strengthening of the par</w:t>
      </w:r>
      <w:r w:rsidR="00994765">
        <w:t xml:space="preserve">ent phase and </w:t>
      </w:r>
      <w:r w:rsidR="00994765" w:rsidRPr="00994765">
        <w:t>possible formation of very fine, dispersed carbides</w:t>
      </w:r>
      <w:r w:rsidR="00994765">
        <w:t xml:space="preserve">. </w:t>
      </w:r>
      <w:r>
        <w:t xml:space="preserve">For direct </w:t>
      </w:r>
      <w:r w:rsidR="004B7EC8">
        <w:t>comparison</w:t>
      </w:r>
      <w:r>
        <w:t xml:space="preserve">, a second </w:t>
      </w:r>
      <w:r w:rsidR="001A4811">
        <w:t xml:space="preserve">alloy of </w:t>
      </w:r>
      <w:r w:rsidR="001A4811" w:rsidRPr="001A4811">
        <w:t>43.5Fe-34Mn-15Al-7.5Ni (at%) alloy</w:t>
      </w:r>
      <w:r w:rsidR="001A4811">
        <w:t xml:space="preserve"> </w:t>
      </w:r>
      <w:r>
        <w:t xml:space="preserve">based on the Omori </w:t>
      </w:r>
      <w:r w:rsidR="001A4811">
        <w:t xml:space="preserve">et al.’s work </w:t>
      </w:r>
      <w:r>
        <w:t xml:space="preserve"> (Omori et al. 2011) was synthesized under identical conditions. </w:t>
      </w:r>
      <w:r w:rsidR="00540902" w:rsidRPr="00540902">
        <w:t>These alloys are hereafter named AI-alloy and Omori-alloy, respectively.</w:t>
      </w:r>
    </w:p>
    <w:p w14:paraId="2707415F" w14:textId="2DF32599" w:rsidR="00EB3173" w:rsidRDefault="003E54C3" w:rsidP="00540902">
      <w:pPr>
        <w:pStyle w:val="FirstParagraph"/>
        <w:spacing w:line="360" w:lineRule="auto"/>
        <w:ind w:firstLine="720"/>
        <w:jc w:val="both"/>
      </w:pPr>
      <w:bookmarkStart w:id="6" w:name="synthesis"/>
      <w:bookmarkEnd w:id="5"/>
      <w:r>
        <w:t>Using high purity raw element</w:t>
      </w:r>
      <w:r w:rsidR="00EC030A">
        <w:t>s</w:t>
      </w:r>
      <w:r>
        <w:t>, about 2 kg of both</w:t>
      </w:r>
      <w:r w:rsidR="004B7EC8">
        <w:t xml:space="preserve"> </w:t>
      </w:r>
      <w:r>
        <w:t xml:space="preserve">alloys were melted in a vacuum induction furnace and cast to a ø50 mm </w:t>
      </w:r>
      <w:r w:rsidR="00C43940">
        <w:t>ingots</w:t>
      </w:r>
      <w:r w:rsidR="00EC030A">
        <w:t xml:space="preserve">. </w:t>
      </w:r>
      <w:r w:rsidR="00F94317">
        <w:t xml:space="preserve">Alloy chemistries are listed in </w:t>
      </w:r>
      <w:r w:rsidR="00EC030A">
        <w:t>Table 1</w:t>
      </w:r>
      <w:r w:rsidR="00F94317">
        <w:t>.</w:t>
      </w:r>
      <w:r w:rsidR="00EC030A">
        <w:t xml:space="preserve"> </w:t>
      </w:r>
      <w:r w:rsidR="00F94317">
        <w:t>F</w:t>
      </w:r>
      <w:r w:rsidR="00540902">
        <w:t>or both alloys,</w:t>
      </w:r>
      <w:r w:rsidR="00EC030A">
        <w:t xml:space="preserve"> </w:t>
      </w:r>
      <w:r w:rsidR="00540902">
        <w:t xml:space="preserve">their </w:t>
      </w:r>
      <w:r w:rsidR="00EC030A">
        <w:t xml:space="preserve">actual </w:t>
      </w:r>
      <w:r w:rsidR="00540902">
        <w:t xml:space="preserve">chemistries </w:t>
      </w:r>
      <w:r w:rsidR="00EC030A">
        <w:t xml:space="preserve">measured by </w:t>
      </w:r>
      <w:r w:rsidR="00EC030A" w:rsidRPr="00EC030A">
        <w:t>inductively coupled plasma atomic emission spectroscopy (ICP-AES)</w:t>
      </w:r>
      <w:r w:rsidR="00EC030A">
        <w:t xml:space="preserve"> </w:t>
      </w:r>
      <w:r w:rsidR="00540902">
        <w:t xml:space="preserve">are very close to the nominal values, except that the Si is lower in the AI-alloy and the unexpected P in Omori-alloy. The source of P is unknown. </w:t>
      </w:r>
      <w:r w:rsidR="004D437F">
        <w:t xml:space="preserve"> </w:t>
      </w:r>
      <w:r w:rsidR="00540902">
        <w:t xml:space="preserve">Several </w:t>
      </w:r>
      <w:r w:rsidR="004D437F">
        <w:t>ø13 mm</w:t>
      </w:r>
      <w:r>
        <w:t xml:space="preserve"> </w:t>
      </w:r>
      <w:r w:rsidR="004D437F">
        <w:t xml:space="preserve">rods </w:t>
      </w:r>
      <w:r>
        <w:t xml:space="preserve"> were </w:t>
      </w:r>
      <w:r w:rsidR="004D437F">
        <w:t xml:space="preserve">cut by </w:t>
      </w:r>
      <w:r>
        <w:t>e</w:t>
      </w:r>
      <w:r w:rsidRPr="003E54C3">
        <w:t xml:space="preserve">lectrical </w:t>
      </w:r>
      <w:r>
        <w:t>d</w:t>
      </w:r>
      <w:r w:rsidRPr="003E54C3">
        <w:t xml:space="preserve">ischarge </w:t>
      </w:r>
      <w:r>
        <w:t>m</w:t>
      </w:r>
      <w:r w:rsidRPr="003E54C3">
        <w:t>achining</w:t>
      </w:r>
      <w:r>
        <w:t xml:space="preserve"> (EDM)</w:t>
      </w:r>
      <w:r w:rsidR="00540902">
        <w:t xml:space="preserve"> from the cast ingots</w:t>
      </w:r>
      <w:r w:rsidR="004D437F">
        <w:t>.</w:t>
      </w:r>
      <w:r w:rsidR="00C43940">
        <w:t xml:space="preserve"> </w:t>
      </w:r>
      <w:r w:rsidR="004D437F">
        <w:t xml:space="preserve">These rods were homogenized at 1000°C for 16 hours in argon atmosphere and then </w:t>
      </w:r>
      <w:r w:rsidR="00C43940">
        <w:t>hot-</w:t>
      </w:r>
      <w:r w:rsidR="00C43940">
        <w:lastRenderedPageBreak/>
        <w:t xml:space="preserve">rolled at 850 °C in multiple passes to reduce thickness, and subsequently cold-drawn to a final wire diameter of 0.36 mm. Severe work hardening during cold drawing necessitated intermediate annealing at 1000 °C under </w:t>
      </w:r>
      <w:r w:rsidR="004D437F">
        <w:t>argon</w:t>
      </w:r>
      <w:r w:rsidR="00C43940">
        <w:t xml:space="preserve"> to restore ductility between draw passes.</w:t>
      </w:r>
      <w:r w:rsidR="004D437F">
        <w:t xml:space="preserve"> The amount of cold drawing was ~</w:t>
      </w:r>
      <w:r w:rsidR="00323649">
        <w:t>85% area reduction after the last process anneal.</w:t>
      </w:r>
    </w:p>
    <w:p w14:paraId="7694047F" w14:textId="0A9EB324" w:rsidR="00EB3173" w:rsidRDefault="00C43940" w:rsidP="00540902">
      <w:pPr>
        <w:pStyle w:val="Heading2"/>
        <w:spacing w:line="360" w:lineRule="auto"/>
      </w:pPr>
      <w:bookmarkStart w:id="7" w:name="heat-treatments"/>
      <w:bookmarkEnd w:id="6"/>
      <w:r>
        <w:t>2.</w:t>
      </w:r>
      <w:r w:rsidR="004D437F">
        <w:t xml:space="preserve">2 </w:t>
      </w:r>
      <w:r>
        <w:t>Heat treatments</w:t>
      </w:r>
    </w:p>
    <w:p w14:paraId="0B462374" w14:textId="71B220D5" w:rsidR="00EB3173" w:rsidRDefault="005C03C8" w:rsidP="006743C9">
      <w:pPr>
        <w:pStyle w:val="BodyText"/>
        <w:spacing w:line="360" w:lineRule="auto"/>
        <w:jc w:val="both"/>
      </w:pPr>
      <w:r>
        <w:t xml:space="preserve">To test the effect of </w:t>
      </w:r>
      <w:r w:rsidR="00540902">
        <w:t>heat-treating</w:t>
      </w:r>
      <w:r>
        <w:t xml:space="preserve"> temperature on mechanical properties, c</w:t>
      </w:r>
      <w:r w:rsidR="009D0A3A">
        <w:t>old drawn wires were heat treated</w:t>
      </w:r>
      <w:r>
        <w:t xml:space="preserve"> in a strand furnace filled with argon </w:t>
      </w:r>
      <w:r w:rsidR="009D0A3A">
        <w:t>at temperatures between 600 to 1200</w:t>
      </w:r>
      <w:r w:rsidR="00CE1C78">
        <w:t>°</w:t>
      </w:r>
      <w:r w:rsidR="009D0A3A">
        <w:t>C</w:t>
      </w:r>
      <w:r>
        <w:t xml:space="preserve"> for a dwell time of 1 minute</w:t>
      </w:r>
      <w:r w:rsidR="00C8330F">
        <w:t xml:space="preserve"> to 40minutes</w:t>
      </w:r>
      <w:r>
        <w:t xml:space="preserve"> followed by fast cool to room temperature.  </w:t>
      </w:r>
      <w:r w:rsidR="009D0A3A">
        <w:t xml:space="preserve"> </w:t>
      </w:r>
      <w:r w:rsidR="00522EB9">
        <w:t>In addition, to produce bamboo-like microstructure, wires heat treated at 1200°C for 30 minutes followed by water quench, and re-heated to 900°C and held for 15 minutes, repeat for 3 times before final heat treatment at 1200°C for 60minutes followed by water quench</w:t>
      </w:r>
      <w:r w:rsidR="00C43940">
        <w:t xml:space="preserve">. </w:t>
      </w:r>
      <w:r w:rsidR="00522EB9">
        <w:t>The same heat treatment has been used by others to promote</w:t>
      </w:r>
      <w:r w:rsidR="00522EB9" w:rsidRPr="00522EB9">
        <w:t xml:space="preserve"> abnormal-grain-growth</w:t>
      </w:r>
      <w:r w:rsidR="00522EB9">
        <w:t xml:space="preserve"> (add reference)</w:t>
      </w:r>
      <w:r w:rsidR="00522EB9" w:rsidRPr="00522EB9">
        <w:t>.</w:t>
      </w:r>
      <w:r w:rsidR="00C8330F">
        <w:t xml:space="preserve"> Heat treatment at temperatures above 1200C caused severe oxidization or furnace contamination.</w:t>
      </w:r>
    </w:p>
    <w:p w14:paraId="1CCAC8F3" w14:textId="5D86CA65" w:rsidR="00EB3173" w:rsidRDefault="00C43940" w:rsidP="00540902">
      <w:pPr>
        <w:pStyle w:val="Heading2"/>
        <w:spacing w:line="360" w:lineRule="auto"/>
      </w:pPr>
      <w:bookmarkStart w:id="8" w:name="metallography"/>
      <w:bookmarkEnd w:id="7"/>
      <w:r>
        <w:t>2.</w:t>
      </w:r>
      <w:r w:rsidR="000268C3">
        <w:t xml:space="preserve">3 </w:t>
      </w:r>
      <w:r>
        <w:t>Metallography</w:t>
      </w:r>
    </w:p>
    <w:p w14:paraId="2A8BC169" w14:textId="2A3852E2" w:rsidR="00EB3173" w:rsidRDefault="00C43940" w:rsidP="006743C9">
      <w:pPr>
        <w:pStyle w:val="FirstParagraph"/>
        <w:spacing w:line="360" w:lineRule="auto"/>
        <w:jc w:val="both"/>
      </w:pPr>
      <w:r>
        <w:t xml:space="preserve">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w:t>
      </w:r>
      <w:proofErr w:type="spellStart"/>
      <w:r>
        <w:t>Clemex</w:t>
      </w:r>
      <w:proofErr w:type="spellEnd"/>
      <w:r>
        <w:t xml:space="preserve"> Vision PE optical microscope under bright-field illumination at magnifications between 100× and 1000×.</w:t>
      </w:r>
      <w:r w:rsidR="007D7CFF">
        <w:t xml:space="preserve"> In addition, s</w:t>
      </w:r>
      <w:r w:rsidR="007D7CFF" w:rsidRPr="007D7CFF">
        <w:t xml:space="preserve">canning </w:t>
      </w:r>
      <w:r w:rsidR="007D7CFF">
        <w:t>e</w:t>
      </w:r>
      <w:r w:rsidR="007D7CFF" w:rsidRPr="007D7CFF">
        <w:t xml:space="preserve">lectron </w:t>
      </w:r>
      <w:r w:rsidR="007D7CFF">
        <w:t>m</w:t>
      </w:r>
      <w:r w:rsidR="007D7CFF" w:rsidRPr="007D7CFF">
        <w:t>icroscopy</w:t>
      </w:r>
      <w:r w:rsidR="007D7CFF">
        <w:t xml:space="preserve"> (SEM) and e</w:t>
      </w:r>
      <w:r w:rsidR="007D7CFF" w:rsidRPr="007D7CFF">
        <w:t xml:space="preserve">nergy </w:t>
      </w:r>
      <w:r w:rsidR="007D7CFF">
        <w:t>d</w:t>
      </w:r>
      <w:r w:rsidR="007D7CFF" w:rsidRPr="007D7CFF">
        <w:t xml:space="preserve">ispersive </w:t>
      </w:r>
      <w:r w:rsidR="007D7CFF">
        <w:t>s</w:t>
      </w:r>
      <w:r w:rsidR="007D7CFF" w:rsidRPr="007D7CFF">
        <w:t>pectroscopy (EDS</w:t>
      </w:r>
      <w:r w:rsidR="007D7CFF">
        <w:t>) were used to study microstructure and local chemistries.</w:t>
      </w:r>
    </w:p>
    <w:p w14:paraId="4E879649" w14:textId="170F7F34" w:rsidR="00EB3173" w:rsidRDefault="00C43940" w:rsidP="00540902">
      <w:pPr>
        <w:pStyle w:val="Heading2"/>
        <w:spacing w:line="360" w:lineRule="auto"/>
      </w:pPr>
      <w:bookmarkStart w:id="9" w:name="mechanical-testing"/>
      <w:bookmarkEnd w:id="8"/>
      <w:r>
        <w:lastRenderedPageBreak/>
        <w:t>2.</w:t>
      </w:r>
      <w:r w:rsidR="000268C3">
        <w:t xml:space="preserve">4 </w:t>
      </w:r>
      <w:r>
        <w:t>Mechanical testing</w:t>
      </w:r>
    </w:p>
    <w:p w14:paraId="6753410B" w14:textId="77777777" w:rsidR="007A35F4" w:rsidRPr="007A35F4" w:rsidRDefault="00F174D4" w:rsidP="006743C9">
      <w:pPr>
        <w:pStyle w:val="Heading2"/>
        <w:spacing w:line="360" w:lineRule="auto"/>
        <w:jc w:val="both"/>
        <w:rPr>
          <w:color w:val="000000" w:themeColor="text1"/>
          <w:sz w:val="24"/>
          <w:szCs w:val="24"/>
        </w:rPr>
      </w:pPr>
      <w:r w:rsidRPr="007A35F4">
        <w:rPr>
          <w:color w:val="000000" w:themeColor="text1"/>
          <w:sz w:val="24"/>
          <w:szCs w:val="24"/>
        </w:rPr>
        <w:t>Room temperature c</w:t>
      </w:r>
      <w:r w:rsidR="00C43940" w:rsidRPr="007A35F4">
        <w:rPr>
          <w:color w:val="000000" w:themeColor="text1"/>
          <w:sz w:val="24"/>
          <w:szCs w:val="24"/>
        </w:rPr>
        <w:t xml:space="preserve">yclic tensile </w:t>
      </w:r>
      <w:r w:rsidRPr="007A35F4">
        <w:rPr>
          <w:color w:val="000000" w:themeColor="text1"/>
          <w:sz w:val="24"/>
          <w:szCs w:val="24"/>
        </w:rPr>
        <w:t>testing was</w:t>
      </w:r>
      <w:r w:rsidR="00C43940" w:rsidRPr="007A35F4">
        <w:rPr>
          <w:color w:val="000000" w:themeColor="text1"/>
          <w:sz w:val="24"/>
          <w:szCs w:val="24"/>
        </w:rPr>
        <w:t xml:space="preserve"> performed on an Instron in displacement control. </w:t>
      </w:r>
      <w:r w:rsidR="000268C3" w:rsidRPr="007A35F4">
        <w:rPr>
          <w:color w:val="000000" w:themeColor="text1"/>
          <w:sz w:val="24"/>
          <w:szCs w:val="24"/>
        </w:rPr>
        <w:t>During the test, e</w:t>
      </w:r>
      <w:r w:rsidR="00C43940" w:rsidRPr="007A35F4">
        <w:rPr>
          <w:color w:val="000000" w:themeColor="text1"/>
          <w:sz w:val="24"/>
          <w:szCs w:val="24"/>
        </w:rPr>
        <w:t xml:space="preserve">ach specimen was </w:t>
      </w:r>
      <w:r w:rsidR="000268C3" w:rsidRPr="007A35F4">
        <w:rPr>
          <w:color w:val="000000" w:themeColor="text1"/>
          <w:sz w:val="24"/>
          <w:szCs w:val="24"/>
        </w:rPr>
        <w:t xml:space="preserve">cyclically loaded till fracture with 1% strain increment for each cycle. The </w:t>
      </w:r>
      <w:r w:rsidRPr="007A35F4">
        <w:rPr>
          <w:color w:val="000000" w:themeColor="text1"/>
          <w:sz w:val="24"/>
          <w:szCs w:val="24"/>
        </w:rPr>
        <w:t xml:space="preserve">sample gauge length is 13 mm and the </w:t>
      </w:r>
      <w:r w:rsidR="000268C3" w:rsidRPr="007A35F4">
        <w:rPr>
          <w:color w:val="000000" w:themeColor="text1"/>
          <w:sz w:val="24"/>
          <w:szCs w:val="24"/>
        </w:rPr>
        <w:t>strain rate is  1 × 10</w:t>
      </w:r>
      <w:r w:rsidR="000268C3" w:rsidRPr="007A35F4">
        <w:rPr>
          <w:rFonts w:ascii="Cambria Math" w:hAnsi="Cambria Math" w:cs="Cambria Math"/>
          <w:color w:val="000000" w:themeColor="text1"/>
          <w:sz w:val="24"/>
          <w:szCs w:val="24"/>
        </w:rPr>
        <w:t>⁻</w:t>
      </w:r>
      <w:r w:rsidR="000268C3" w:rsidRPr="007A35F4">
        <w:rPr>
          <w:rFonts w:ascii="Aptos" w:hAnsi="Aptos" w:cs="Aptos"/>
          <w:color w:val="000000" w:themeColor="text1"/>
          <w:sz w:val="24"/>
          <w:szCs w:val="24"/>
        </w:rPr>
        <w:t>³</w:t>
      </w:r>
      <w:r w:rsidR="000268C3" w:rsidRPr="007A35F4">
        <w:rPr>
          <w:color w:val="000000" w:themeColor="text1"/>
          <w:sz w:val="24"/>
          <w:szCs w:val="24"/>
        </w:rPr>
        <w:t xml:space="preserve"> s</w:t>
      </w:r>
      <w:r w:rsidR="000268C3" w:rsidRPr="007A35F4">
        <w:rPr>
          <w:rFonts w:ascii="Cambria Math" w:hAnsi="Cambria Math" w:cs="Cambria Math"/>
          <w:color w:val="000000" w:themeColor="text1"/>
          <w:sz w:val="24"/>
          <w:szCs w:val="24"/>
        </w:rPr>
        <w:t>⁻</w:t>
      </w:r>
      <w:r w:rsidR="000268C3" w:rsidRPr="007A35F4">
        <w:rPr>
          <w:rFonts w:ascii="Aptos" w:hAnsi="Aptos" w:cs="Aptos"/>
          <w:color w:val="000000" w:themeColor="text1"/>
          <w:sz w:val="24"/>
          <w:szCs w:val="24"/>
        </w:rPr>
        <w:t>¹</w:t>
      </w:r>
      <w:r w:rsidRPr="007A35F4">
        <w:rPr>
          <w:color w:val="000000" w:themeColor="text1"/>
          <w:sz w:val="24"/>
          <w:szCs w:val="24"/>
        </w:rPr>
        <w:t xml:space="preserve">. This test reveals the material’s super-elasticity. </w:t>
      </w:r>
      <w:r w:rsidR="005E6FA1" w:rsidRPr="007A35F4">
        <w:rPr>
          <w:color w:val="000000" w:themeColor="text1"/>
          <w:sz w:val="24"/>
          <w:szCs w:val="24"/>
        </w:rPr>
        <w:t xml:space="preserve">A special loading-unloading-heating cyclic tensile test was also conducted to evaluate any potential shape memory response. In this case, </w:t>
      </w:r>
      <w:r w:rsidRPr="007A35F4">
        <w:rPr>
          <w:color w:val="000000" w:themeColor="text1"/>
          <w:sz w:val="24"/>
          <w:szCs w:val="24"/>
        </w:rPr>
        <w:t xml:space="preserve">selected samples were loaded to </w:t>
      </w:r>
      <w:r w:rsidR="005E6FF1" w:rsidRPr="007A35F4">
        <w:rPr>
          <w:color w:val="000000" w:themeColor="text1"/>
          <w:sz w:val="24"/>
          <w:szCs w:val="24"/>
        </w:rPr>
        <w:t>3</w:t>
      </w:r>
      <w:r w:rsidRPr="007A35F4">
        <w:rPr>
          <w:color w:val="000000" w:themeColor="text1"/>
          <w:sz w:val="24"/>
          <w:szCs w:val="24"/>
        </w:rPr>
        <w:t>%</w:t>
      </w:r>
      <w:r w:rsidR="005E6FA1" w:rsidRPr="007A35F4">
        <w:rPr>
          <w:color w:val="000000" w:themeColor="text1"/>
          <w:sz w:val="24"/>
          <w:szCs w:val="24"/>
        </w:rPr>
        <w:t>,</w:t>
      </w:r>
      <w:r w:rsidRPr="007A35F4">
        <w:rPr>
          <w:color w:val="000000" w:themeColor="text1"/>
          <w:sz w:val="24"/>
          <w:szCs w:val="24"/>
        </w:rPr>
        <w:t xml:space="preserve"> </w:t>
      </w:r>
      <w:r w:rsidR="005E6FA1" w:rsidRPr="007A35F4">
        <w:rPr>
          <w:color w:val="000000" w:themeColor="text1"/>
          <w:sz w:val="24"/>
          <w:szCs w:val="24"/>
        </w:rPr>
        <w:t>unloaded to zero stress and continued to</w:t>
      </w:r>
      <w:r w:rsidRPr="007A35F4">
        <w:rPr>
          <w:color w:val="000000" w:themeColor="text1"/>
          <w:sz w:val="24"/>
          <w:szCs w:val="24"/>
        </w:rPr>
        <w:t xml:space="preserve"> zero strain</w:t>
      </w:r>
      <w:r w:rsidR="005E6FA1" w:rsidRPr="007A35F4">
        <w:rPr>
          <w:color w:val="000000" w:themeColor="text1"/>
          <w:sz w:val="24"/>
          <w:szCs w:val="24"/>
        </w:rPr>
        <w:t>.</w:t>
      </w:r>
      <w:r w:rsidRPr="007A35F4">
        <w:rPr>
          <w:color w:val="000000" w:themeColor="text1"/>
          <w:sz w:val="24"/>
          <w:szCs w:val="24"/>
        </w:rPr>
        <w:t xml:space="preserve"> </w:t>
      </w:r>
      <w:r w:rsidR="005E6FA1" w:rsidRPr="007A35F4">
        <w:rPr>
          <w:color w:val="000000" w:themeColor="text1"/>
          <w:sz w:val="24"/>
          <w:szCs w:val="24"/>
        </w:rPr>
        <w:t xml:space="preserve">At the same time, the sample were heated to ~200°C to trigger any potential reversal martensite to austenite phase transformation. </w:t>
      </w:r>
      <w:r w:rsidR="00BB1717" w:rsidRPr="007A35F4">
        <w:rPr>
          <w:color w:val="000000" w:themeColor="text1"/>
          <w:sz w:val="24"/>
          <w:szCs w:val="24"/>
        </w:rPr>
        <w:t xml:space="preserve">In this test, any potential shape memory effect could be trigged during the heating stage, which causes the reloading stress to rise at a lower deformation strain.    </w:t>
      </w:r>
      <w:bookmarkStart w:id="10" w:name="synchrotron-x-ray-diffraction"/>
      <w:bookmarkEnd w:id="9"/>
    </w:p>
    <w:p w14:paraId="49309CDD" w14:textId="7FC29822" w:rsidR="00EB3173" w:rsidRDefault="00C43940" w:rsidP="00EC030A">
      <w:pPr>
        <w:pStyle w:val="Heading2"/>
        <w:spacing w:line="360" w:lineRule="auto"/>
      </w:pPr>
      <w:r>
        <w:t>2.</w:t>
      </w:r>
      <w:r w:rsidR="008B408D">
        <w:t xml:space="preserve">5 </w:t>
      </w:r>
      <w:r>
        <w:t>Synchrotron X-ray diffraction</w:t>
      </w:r>
    </w:p>
    <w:p w14:paraId="0AB79F23" w14:textId="12F2346D" w:rsidR="00EB3173" w:rsidRDefault="00463BBD" w:rsidP="00540902">
      <w:pPr>
        <w:pStyle w:val="FirstParagraph"/>
        <w:spacing w:line="360" w:lineRule="auto"/>
        <w:jc w:val="both"/>
      </w:pPr>
      <w:r>
        <w:t>To identify phase constitution and potential phase change, s</w:t>
      </w:r>
      <w:r w:rsidR="00C43940">
        <w:t>ynchrotron XRD measurements were performed at the ultra-hard X-ray multifunctional application beamline BL12SW of the Shanghai Synchrotron Radiation Facility (SSRF) (Yan et al. 2024). The incident wavelength was λ = 0.12587 Å</w:t>
      </w:r>
      <w:r w:rsidR="00B74DC3">
        <w:t xml:space="preserve"> with a beam size of 0.5×0.5 mm</w:t>
      </w:r>
      <w:r w:rsidR="00B74DC3" w:rsidRPr="007B54A3">
        <w:rPr>
          <w:vertAlign w:val="superscript"/>
        </w:rPr>
        <w:t>2</w:t>
      </w:r>
      <w:r w:rsidR="00EC030A">
        <w:t>.</w:t>
      </w:r>
      <w:r w:rsidR="00C43940">
        <w:t xml:space="preserve"> Two-dimensional Debye–Scherrer patterns were collected from each specimen before and after tensile deformation to test for </w:t>
      </w:r>
      <w:r w:rsidR="00D90ECB">
        <w:t>any potential</w:t>
      </w:r>
      <w:r w:rsidR="00C43940">
        <w:t xml:space="preserve"> phase transformation. </w:t>
      </w:r>
      <w:r w:rsidR="00EC030A">
        <w:t>These 2-D</w:t>
      </w:r>
      <w:r w:rsidR="00EC030A" w:rsidRPr="00EC030A">
        <w:t xml:space="preserve"> images were processed by using FIT2D [14] software where diffraction data were sliced at 5 degree intervals along 360 degree azimuth angle and integrated to generate 72 diffraction spectra and were then fitted by Rietveld refinement [15] in MAUD software [16] to identify phase constitutions, volume fractions, and crystal orientations of different phases.</w:t>
      </w:r>
    </w:p>
    <w:p w14:paraId="4160C7B3" w14:textId="24B5BFCB" w:rsidR="00EB3173" w:rsidRDefault="00C43940" w:rsidP="00EC030A">
      <w:pPr>
        <w:pStyle w:val="Heading1"/>
        <w:spacing w:line="360" w:lineRule="auto"/>
      </w:pPr>
      <w:bookmarkStart w:id="11" w:name="results"/>
      <w:bookmarkEnd w:id="4"/>
      <w:bookmarkEnd w:id="10"/>
      <w:r>
        <w:t xml:space="preserve">3. </w:t>
      </w:r>
      <w:r w:rsidR="00712D06">
        <w:t xml:space="preserve">Experiment </w:t>
      </w:r>
      <w:r>
        <w:t>Results</w:t>
      </w:r>
      <w:r w:rsidR="00DA2723">
        <w:t xml:space="preserve"> </w:t>
      </w:r>
    </w:p>
    <w:p w14:paraId="38D9EA88" w14:textId="77777777" w:rsidR="00EB3173" w:rsidRDefault="00C43940" w:rsidP="00540902">
      <w:pPr>
        <w:pStyle w:val="Heading2"/>
        <w:spacing w:line="360" w:lineRule="auto"/>
      </w:pPr>
      <w:bookmarkStart w:id="12" w:name="microstructure"/>
      <w:r>
        <w:t>3.1 Microstructure</w:t>
      </w:r>
    </w:p>
    <w:p w14:paraId="6F54E603" w14:textId="1C114D3C" w:rsidR="00410AD2" w:rsidRDefault="00410AD2" w:rsidP="00003364">
      <w:pPr>
        <w:pStyle w:val="FirstParagraph"/>
        <w:spacing w:line="360" w:lineRule="auto"/>
        <w:jc w:val="both"/>
      </w:pPr>
      <w:r>
        <w:t xml:space="preserve">Fig.1a shows the microstructure of the AI alloy after heat treatment at 1200°C for  </w:t>
      </w:r>
      <w:r w:rsidRPr="00410AD2">
        <w:t>1</w:t>
      </w:r>
      <w:r>
        <w:t xml:space="preserve"> </w:t>
      </w:r>
      <w:r w:rsidRPr="00410AD2">
        <w:t>minute</w:t>
      </w:r>
      <w:r>
        <w:t>. T</w:t>
      </w:r>
      <w:r w:rsidRPr="00410AD2">
        <w:t xml:space="preserve">he material exhibits a highly refined, fine-grained equiaxed microstructure with average </w:t>
      </w:r>
      <w:r w:rsidRPr="00410AD2">
        <w:lastRenderedPageBreak/>
        <w:t xml:space="preserve">grain diameters well under 20 µm. </w:t>
      </w:r>
      <w:r>
        <w:t>S</w:t>
      </w:r>
      <w:r w:rsidRPr="00410AD2">
        <w:t xml:space="preserve">canning </w:t>
      </w:r>
      <w:r>
        <w:t>E</w:t>
      </w:r>
      <w:r w:rsidRPr="00410AD2">
        <w:t xml:space="preserve">lectron </w:t>
      </w:r>
      <w:r>
        <w:t>M</w:t>
      </w:r>
      <w:r w:rsidRPr="00410AD2">
        <w:t xml:space="preserve">icroscopy </w:t>
      </w:r>
      <w:r>
        <w:t xml:space="preserve">(SEM) (Fig.1b) </w:t>
      </w:r>
      <w:r w:rsidRPr="00410AD2">
        <w:t>identifies this morphology as an intimate mixture of a</w:t>
      </w:r>
      <w:r>
        <w:t xml:space="preserve"> </w:t>
      </w:r>
      <w:r w:rsidRPr="00410AD2">
        <w:t>matrix</w:t>
      </w:r>
      <w:r>
        <w:t xml:space="preserve"> (darker grey area)</w:t>
      </w:r>
      <w:r w:rsidRPr="00410AD2">
        <w:t xml:space="preserve"> interlocked with blocky islands</w:t>
      </w:r>
      <w:r>
        <w:t xml:space="preserve"> (brighter areas)</w:t>
      </w:r>
      <w:r w:rsidRPr="00410AD2">
        <w:t xml:space="preserve">. </w:t>
      </w:r>
      <w:r>
        <w:t xml:space="preserve">EDS analysis </w:t>
      </w:r>
      <w:r w:rsidR="00B25ED9">
        <w:t>detected</w:t>
      </w:r>
      <w:r>
        <w:t xml:space="preserve"> higher Al </w:t>
      </w:r>
      <w:r w:rsidR="00B25ED9">
        <w:t xml:space="preserve">content in the matrix, but more Mn in those </w:t>
      </w:r>
      <w:r w:rsidR="00B25ED9" w:rsidRPr="00B25ED9">
        <w:t>blocky islands</w:t>
      </w:r>
      <w:r w:rsidR="00B25ED9">
        <w:t xml:space="preserve">, suggesting that this AI alloy has a dual-phase structure, where areas with high Al content are likely BCC a-phase and those with high Mn are FCC </w:t>
      </w:r>
      <w:r w:rsidR="00B25ED9" w:rsidRPr="00053C80">
        <w:rPr>
          <w:rFonts w:ascii="Symbol" w:hAnsi="Symbol"/>
        </w:rPr>
        <w:t>g</w:t>
      </w:r>
      <w:r w:rsidR="00B25ED9">
        <w:t xml:space="preserve">-phase. </w:t>
      </w:r>
      <w:r w:rsidRPr="00410AD2">
        <w:t>Prolonging the annealing duration to 40 minutes at the same temperature (</w:t>
      </w:r>
      <w:r w:rsidR="00B25ED9">
        <w:t>Fig.1</w:t>
      </w:r>
      <w:r w:rsidRPr="00410AD2">
        <w:t>c) induces drastic grain boundary migration driven by the reduction of total interfacial free energy. This results in severe grain growth and structural coarsening, where the initial fine network is completely replaced by a coarse morphology featuring individual grains that exceed 100 µm in width.</w:t>
      </w:r>
      <w:r w:rsidR="00B25ED9">
        <w:t xml:space="preserve"> </w:t>
      </w:r>
      <w:ins w:id="13" w:author="Song Cai" w:date="2026-08-13T12:11:00Z" w16du:dateUtc="2026-08-13T16:11:00Z">
        <w:r w:rsidR="00003364">
          <w:t xml:space="preserve">Surprisingly, the AGG heat treatment did not produce </w:t>
        </w:r>
      </w:ins>
      <w:ins w:id="14" w:author="Song Cai" w:date="2026-08-13T12:12:00Z" w16du:dateUtc="2026-08-13T16:12:00Z">
        <w:r w:rsidR="00003364">
          <w:t xml:space="preserve">abnormal grain growth or bamboo-like grain structure (Fig.1d).   </w:t>
        </w:r>
      </w:ins>
      <w:ins w:id="15" w:author="Song Cai" w:date="2026-08-13T12:13:00Z" w16du:dateUtc="2026-08-13T16:13:00Z">
        <w:r w:rsidR="00003364">
          <w:t xml:space="preserve">It is </w:t>
        </w:r>
      </w:ins>
      <w:ins w:id="16" w:author="Song Cai" w:date="2026-08-13T12:38:00Z" w16du:dateUtc="2026-08-13T16:38:00Z">
        <w:r w:rsidR="00AB5707">
          <w:t>possible</w:t>
        </w:r>
      </w:ins>
      <w:ins w:id="17" w:author="Song Cai" w:date="2026-08-13T12:13:00Z" w16du:dateUtc="2026-08-13T16:13:00Z">
        <w:r w:rsidR="00003364">
          <w:t xml:space="preserve"> that </w:t>
        </w:r>
      </w:ins>
      <w:ins w:id="18" w:author="Song Cai" w:date="2026-08-13T12:12:00Z" w16du:dateUtc="2026-08-13T16:12:00Z">
        <w:r w:rsidR="00003364">
          <w:t xml:space="preserve">repeatedly </w:t>
        </w:r>
      </w:ins>
      <w:ins w:id="19" w:author="Song Cai" w:date="2026-08-13T12:13:00Z" w16du:dateUtc="2026-08-13T16:13:00Z">
        <w:r w:rsidR="00003364">
          <w:t>cycl</w:t>
        </w:r>
      </w:ins>
      <w:ins w:id="20" w:author="Song Cai" w:date="2026-08-13T12:14:00Z" w16du:dateUtc="2026-08-13T16:14:00Z">
        <w:r w:rsidR="00003364">
          <w:t>ing</w:t>
        </w:r>
      </w:ins>
      <w:ins w:id="21" w:author="Song Cai" w:date="2026-08-13T12:13:00Z" w16du:dateUtc="2026-08-13T16:13:00Z">
        <w:r w:rsidR="00003364">
          <w:t xml:space="preserve"> through</w:t>
        </w:r>
      </w:ins>
      <w:ins w:id="22" w:author="Song Cai" w:date="2026-08-13T12:12:00Z" w16du:dateUtc="2026-08-13T16:12:00Z">
        <w:r w:rsidR="00003364">
          <w:t xml:space="preserve"> the α+γ phase field promot</w:t>
        </w:r>
      </w:ins>
      <w:ins w:id="23" w:author="Song Cai" w:date="2026-08-13T12:14:00Z" w16du:dateUtc="2026-08-13T16:14:00Z">
        <w:r w:rsidR="00003364">
          <w:t>ed</w:t>
        </w:r>
      </w:ins>
      <w:ins w:id="24" w:author="Song Cai" w:date="2026-08-13T12:12:00Z" w16du:dateUtc="2026-08-13T16:12:00Z">
        <w:r w:rsidR="00003364">
          <w:t xml:space="preserve"> formation of numerous transformation interfaces. These interfaces act as preferential nucleation sites during subsequent phase transformations and effectively subdivide the original grains. In addition, partitioning of Mn, Al, Ni, and Si between α and γ phases during thermal cycling produces solute drag and phase-boundary pinning effects that reduce grain-boundary mobility. Consequently, grain growth during the final 1200°C/1h treatment is significantly suppressed, leading to the finer microstructure observed in Figure (</w:t>
        </w:r>
      </w:ins>
      <w:ins w:id="25" w:author="Song Cai" w:date="2026-08-13T12:16:00Z" w16du:dateUtc="2026-08-13T16:16:00Z">
        <w:r w:rsidR="00003364">
          <w:t>1</w:t>
        </w:r>
      </w:ins>
      <w:ins w:id="26" w:author="Song Cai" w:date="2026-08-13T12:12:00Z" w16du:dateUtc="2026-08-13T16:12:00Z">
        <w:r w:rsidR="00003364">
          <w:t>d) compared with the coarse-grained structure in Figure (</w:t>
        </w:r>
      </w:ins>
      <w:ins w:id="27" w:author="Song Cai" w:date="2026-08-13T12:17:00Z" w16du:dateUtc="2026-08-13T16:17:00Z">
        <w:r w:rsidR="00003364">
          <w:t>1</w:t>
        </w:r>
      </w:ins>
      <w:ins w:id="28" w:author="Song Cai" w:date="2026-08-13T12:12:00Z" w16du:dateUtc="2026-08-13T16:12:00Z">
        <w:r w:rsidR="00003364">
          <w:t>c).</w:t>
        </w:r>
      </w:ins>
      <w:ins w:id="29" w:author="Song Cai" w:date="2026-08-13T12:16:00Z" w16du:dateUtc="2026-08-13T16:16:00Z">
        <w:r w:rsidR="00003364">
          <w:t xml:space="preserve"> </w:t>
        </w:r>
      </w:ins>
      <w:ins w:id="30" w:author="Song Cai" w:date="2026-08-13T12:38:00Z" w16du:dateUtc="2026-08-13T16:38:00Z">
        <w:r w:rsidR="00AB5707">
          <w:t xml:space="preserve"> I</w:t>
        </w:r>
      </w:ins>
      <w:ins w:id="31" w:author="Song Cai" w:date="2026-08-13T12:16:00Z" w16du:dateUtc="2026-08-13T16:16:00Z">
        <w:r w:rsidR="00003364">
          <w:t xml:space="preserve">t is </w:t>
        </w:r>
      </w:ins>
      <w:ins w:id="32" w:author="Song Cai" w:date="2026-08-13T12:38:00Z" w16du:dateUtc="2026-08-13T16:38:00Z">
        <w:r w:rsidR="00AB5707">
          <w:t xml:space="preserve">also </w:t>
        </w:r>
      </w:ins>
      <w:ins w:id="33" w:author="Song Cai" w:date="2026-08-13T12:16:00Z" w16du:dateUtc="2026-08-13T16:16:00Z">
        <w:r w:rsidR="00003364">
          <w:t>worth noting that</w:t>
        </w:r>
      </w:ins>
      <w:ins w:id="34" w:author="Song Cai" w:date="2026-08-13T12:12:00Z" w16du:dateUtc="2026-08-13T16:12:00Z">
        <w:r w:rsidR="00003364">
          <w:t xml:space="preserve"> Figure (</w:t>
        </w:r>
      </w:ins>
      <w:ins w:id="35" w:author="Song Cai" w:date="2026-08-13T12:16:00Z" w16du:dateUtc="2026-08-13T16:16:00Z">
        <w:r w:rsidR="00003364">
          <w:t>1</w:t>
        </w:r>
      </w:ins>
      <w:ins w:id="36" w:author="Song Cai" w:date="2026-08-13T12:12:00Z" w16du:dateUtc="2026-08-13T16:12:00Z">
        <w:r w:rsidR="00003364">
          <w:t xml:space="preserve">d) looks more like a transformation-refined lamellar/lath α+γ microstructure rather than simply a smaller equiaxed grain structure. If this alloy undergoes a martensitic or </w:t>
        </w:r>
        <w:proofErr w:type="spellStart"/>
        <w:r w:rsidR="00003364">
          <w:t>Widmanstätten</w:t>
        </w:r>
        <w:proofErr w:type="spellEnd"/>
        <w:r w:rsidR="00003364">
          <w:t xml:space="preserve">-type γ↔α transformation during quenching, the "fine grain size" appearance may largely reflect fine transformation packets/colonies inside larger parent grains, not exclusively a reduction in true </w:t>
        </w:r>
      </w:ins>
      <w:ins w:id="37" w:author="Song Cai" w:date="2026-08-13T14:30:00Z" w16du:dateUtc="2026-08-13T18:30:00Z">
        <w:r w:rsidR="00CB1DBF">
          <w:t xml:space="preserve">ASTM </w:t>
        </w:r>
      </w:ins>
      <w:ins w:id="38" w:author="Song Cai" w:date="2026-08-13T12:12:00Z" w16du:dateUtc="2026-08-13T16:12:00Z">
        <w:r w:rsidR="00003364">
          <w:t>grain size.</w:t>
        </w:r>
      </w:ins>
      <w:ins w:id="39" w:author="Song Cai" w:date="2026-08-13T14:30:00Z" w16du:dateUtc="2026-08-13T18:30:00Z">
        <w:r w:rsidR="00CB1DBF">
          <w:t xml:space="preserve"> </w:t>
        </w:r>
        <w:r w:rsidR="00CB1DBF" w:rsidRPr="00CB1DBF">
          <w:t>This distinction is worth checking with EBSD grain-boundary maps</w:t>
        </w:r>
      </w:ins>
      <w:ins w:id="40" w:author="Song Cai" w:date="2026-08-13T14:32:00Z" w16du:dateUtc="2026-08-13T18:32:00Z">
        <w:r w:rsidR="00CB1DBF">
          <w:t>.</w:t>
        </w:r>
      </w:ins>
      <w:ins w:id="41" w:author="Song Cai" w:date="2026-08-13T14:44:00Z" w16du:dateUtc="2026-08-13T18:44:00Z">
        <w:r w:rsidR="005322BD">
          <w:t xml:space="preserve"> </w:t>
        </w:r>
      </w:ins>
      <w:ins w:id="42" w:author="Song Cai" w:date="2026-08-13T14:49:00Z" w16du:dateUtc="2026-08-13T18:49:00Z">
        <w:r w:rsidR="006A4EB6">
          <w:t>However, s</w:t>
        </w:r>
      </w:ins>
      <w:ins w:id="43" w:author="Song Cai" w:date="2026-08-13T14:33:00Z" w16du:dateUtc="2026-08-13T18:33:00Z">
        <w:r w:rsidR="00CB1DBF">
          <w:t xml:space="preserve">ince the current study </w:t>
        </w:r>
      </w:ins>
      <w:ins w:id="44" w:author="Song Cai" w:date="2026-08-13T14:46:00Z" w16du:dateUtc="2026-08-13T18:46:00Z">
        <w:r w:rsidR="005322BD">
          <w:t>only</w:t>
        </w:r>
      </w:ins>
      <w:ins w:id="45" w:author="Song Cai" w:date="2026-08-13T14:33:00Z" w16du:dateUtc="2026-08-13T18:33:00Z">
        <w:r w:rsidR="00CB1DBF">
          <w:t xml:space="preserve"> focus</w:t>
        </w:r>
      </w:ins>
      <w:ins w:id="46" w:author="Song Cai" w:date="2026-08-13T14:46:00Z" w16du:dateUtc="2026-08-13T18:46:00Z">
        <w:r w:rsidR="005322BD">
          <w:t>ed</w:t>
        </w:r>
      </w:ins>
      <w:ins w:id="47" w:author="Song Cai" w:date="2026-08-13T14:33:00Z" w16du:dateUtc="2026-08-13T18:33:00Z">
        <w:r w:rsidR="00CB1DBF">
          <w:t xml:space="preserve"> o</w:t>
        </w:r>
      </w:ins>
      <w:ins w:id="48" w:author="Song Cai" w:date="2026-08-13T14:34:00Z" w16du:dateUtc="2026-08-13T18:34:00Z">
        <w:r w:rsidR="00CB1DBF">
          <w:t xml:space="preserve">n the </w:t>
        </w:r>
      </w:ins>
      <w:ins w:id="49" w:author="Song Cai" w:date="2026-08-13T14:31:00Z" w16du:dateUtc="2026-08-13T18:31:00Z">
        <w:r w:rsidR="00CB1DBF">
          <w:t xml:space="preserve"> </w:t>
        </w:r>
      </w:ins>
      <w:ins w:id="50" w:author="Song Cai" w:date="2026-08-13T14:44:00Z" w16du:dateUtc="2026-08-13T18:44:00Z">
        <w:r w:rsidR="005322BD">
          <w:t>potential of stress-ind</w:t>
        </w:r>
      </w:ins>
      <w:ins w:id="51" w:author="Song Cai" w:date="2026-08-13T14:45:00Z" w16du:dateUtc="2026-08-13T18:45:00Z">
        <w:r w:rsidR="005322BD">
          <w:t>uced phase transformation of the A</w:t>
        </w:r>
      </w:ins>
      <w:ins w:id="52" w:author="Song Cai" w:date="2026-08-13T14:49:00Z" w16du:dateUtc="2026-08-13T18:49:00Z">
        <w:r w:rsidR="006A4EB6">
          <w:t>I</w:t>
        </w:r>
      </w:ins>
      <w:ins w:id="53" w:author="Song Cai" w:date="2026-08-13T14:45:00Z" w16du:dateUtc="2026-08-13T18:45:00Z">
        <w:r w:rsidR="005322BD">
          <w:t xml:space="preserve"> alloy rather than optimizing the </w:t>
        </w:r>
      </w:ins>
      <w:ins w:id="54" w:author="Song Cai" w:date="2026-08-13T14:46:00Z" w16du:dateUtc="2026-08-13T18:46:00Z">
        <w:r w:rsidR="005322BD">
          <w:t>strain recovery associated with phase transformation</w:t>
        </w:r>
      </w:ins>
      <w:ins w:id="55" w:author="Song Cai" w:date="2026-08-13T14:47:00Z" w16du:dateUtc="2026-08-13T18:47:00Z">
        <w:r w:rsidR="006A4EB6">
          <w:t>, which benefit</w:t>
        </w:r>
      </w:ins>
      <w:ins w:id="56" w:author="Song Cai" w:date="2026-08-13T14:48:00Z" w16du:dateUtc="2026-08-13T18:48:00Z">
        <w:r w:rsidR="006A4EB6">
          <w:t xml:space="preserve">s from the large grains, we </w:t>
        </w:r>
      </w:ins>
      <w:ins w:id="57" w:author="Song Cai" w:date="2026-08-13T14:49:00Z" w16du:dateUtc="2026-08-13T18:49:00Z">
        <w:r w:rsidR="006A4EB6">
          <w:t xml:space="preserve">recommend this </w:t>
        </w:r>
      </w:ins>
      <w:ins w:id="58" w:author="Song Cai" w:date="2026-08-13T14:50:00Z" w16du:dateUtc="2026-08-13T18:50:00Z">
        <w:r w:rsidR="006A4EB6">
          <w:t xml:space="preserve">part </w:t>
        </w:r>
      </w:ins>
      <w:ins w:id="59" w:author="Song Cai" w:date="2026-08-13T14:49:00Z" w16du:dateUtc="2026-08-13T18:49:00Z">
        <w:r w:rsidR="006A4EB6">
          <w:t xml:space="preserve">for the future study. </w:t>
        </w:r>
      </w:ins>
      <w:ins w:id="60" w:author="Song Cai" w:date="2026-08-13T14:30:00Z" w16du:dateUtc="2026-08-13T18:30:00Z">
        <w:r w:rsidR="00CB1DBF" w:rsidRPr="00CB1DBF">
          <w:t>.</w:t>
        </w:r>
      </w:ins>
      <w:del w:id="61" w:author="Song Cai" w:date="2026-08-13T12:41:00Z" w16du:dateUtc="2026-08-13T16:41:00Z">
        <w:r w:rsidR="00053C80" w:rsidDel="00AB5707">
          <w:delText xml:space="preserve">However, its dual-phase nature remains unchanged </w:delText>
        </w:r>
        <w:r w:rsidR="00641EEB" w:rsidDel="00AB5707">
          <w:delText xml:space="preserve">even after prolonged heat treatment at this temperature </w:delText>
        </w:r>
        <w:r w:rsidR="00053C80" w:rsidDel="00AB5707">
          <w:delText xml:space="preserve">as will be </w:delText>
        </w:r>
        <w:r w:rsidR="00641EEB" w:rsidDel="00AB5707">
          <w:delText>discussed in later section</w:delText>
        </w:r>
        <w:r w:rsidR="00053C80" w:rsidDel="00AB5707">
          <w:delText>.</w:delText>
        </w:r>
      </w:del>
    </w:p>
    <w:p w14:paraId="48F5D537" w14:textId="77777777" w:rsidR="00EB3173" w:rsidRDefault="00C43940" w:rsidP="00540902">
      <w:pPr>
        <w:pStyle w:val="Heading2"/>
        <w:spacing w:line="360" w:lineRule="auto"/>
      </w:pPr>
      <w:bookmarkStart w:id="62" w:name="cyclic-stressstrain-response"/>
      <w:bookmarkEnd w:id="12"/>
      <w:r>
        <w:lastRenderedPageBreak/>
        <w:t>3.2 Cyclic stress–strain response</w:t>
      </w:r>
    </w:p>
    <w:p w14:paraId="6AF89C1D" w14:textId="113ABA62" w:rsidR="00F771B8" w:rsidRDefault="00C43940" w:rsidP="00F771B8">
      <w:pPr>
        <w:pStyle w:val="FirstParagraph"/>
        <w:spacing w:line="360" w:lineRule="auto"/>
        <w:jc w:val="both"/>
      </w:pPr>
      <w:r>
        <w:t xml:space="preserve">Cyclic tensile stress–strain curves for </w:t>
      </w:r>
      <w:r w:rsidR="00DA2723">
        <w:t xml:space="preserve">AI alloy after heat treatment at different temperatures </w:t>
      </w:r>
      <w:r>
        <w:t xml:space="preserve"> are shown in </w:t>
      </w:r>
      <w:r w:rsidRPr="00303326">
        <w:t>Fig. 2</w:t>
      </w:r>
      <w:r w:rsidR="00F771B8" w:rsidRPr="00303326">
        <w:t>,</w:t>
      </w:r>
      <w:r w:rsidR="00DA2723">
        <w:t xml:space="preserve"> and </w:t>
      </w:r>
      <w:r w:rsidR="002844A0">
        <w:t>testing data</w:t>
      </w:r>
      <w:r w:rsidR="00DA2723">
        <w:t xml:space="preserve"> are listed in Table 2. </w:t>
      </w:r>
      <w:r w:rsidR="002844A0">
        <w:t>This information reveals</w:t>
      </w:r>
      <w:r w:rsidR="002844A0" w:rsidRPr="002844A0">
        <w:t xml:space="preserve"> a broad picture of how heat treatment governs its mechanical properties . The response is strongly anneal-dependent: low strand-anneal temperatures (600–700 °C) leave the wire high-strength but brittle (</w:t>
      </w:r>
      <w:r w:rsidR="002844A0">
        <w:t xml:space="preserve">e.g. </w:t>
      </w:r>
      <w:r w:rsidR="002844A0" w:rsidRPr="002844A0">
        <w:t>tensile strength up to ≈2010 MPa at only ≈2% elongation, reflecting incomplete recrystallization of the cold-drawn wire), whereas annealing at 800–1200 °C progressively softens the wire and restores ductility, with elongation peaking near 33% at 1000 °C. The elastic modulus</w:t>
      </w:r>
      <w:r w:rsidR="00F771B8">
        <w:t>, E,</w:t>
      </w:r>
      <w:r w:rsidR="002844A0" w:rsidRPr="002844A0">
        <w:t xml:space="preserve"> stays in the ≈150–165 </w:t>
      </w:r>
      <w:proofErr w:type="spellStart"/>
      <w:r w:rsidR="002844A0" w:rsidRPr="002844A0">
        <w:t>GPa</w:t>
      </w:r>
      <w:proofErr w:type="spellEnd"/>
      <w:r w:rsidR="002844A0" w:rsidRPr="002844A0">
        <w:t xml:space="preserve"> range across the well-annealed conditions. Importantly, across all AI-alloy heat treatments examined, their stress-strain curves exhibited a monotonically rising stress with no defined transformation plateau, and the recovered strain during unloading is comparable to the elastic strain </w:t>
      </w:r>
      <w:r w:rsidR="00F771B8">
        <w:t>(</w:t>
      </w:r>
      <w:r w:rsidR="002844A0" w:rsidRPr="002844A0">
        <w:t>σ/E</w:t>
      </w:r>
      <w:r w:rsidR="00F771B8">
        <w:t>)</w:t>
      </w:r>
      <w:r w:rsidR="002844A0" w:rsidRPr="002844A0">
        <w:t xml:space="preserve"> expected at the unload stress. In other words, the strain recovery is consistent with elastic spring</w:t>
      </w:r>
      <w:r w:rsidR="00F771B8">
        <w:t>-</w:t>
      </w:r>
      <w:r w:rsidR="002844A0" w:rsidRPr="002844A0">
        <w:t>back alone, with no resolvable pseudo-elastic contribution</w:t>
      </w:r>
      <w:r w:rsidR="007B54A3">
        <w:t xml:space="preserve">. </w:t>
      </w:r>
      <w:r w:rsidR="00F771B8">
        <w:t xml:space="preserve">It </w:t>
      </w:r>
      <w:r w:rsidR="00343AC3">
        <w:t>has been reported that a</w:t>
      </w:r>
      <w:r w:rsidR="005E6FF1">
        <w:t>ging at 200</w:t>
      </w:r>
      <w:r w:rsidR="00343AC3">
        <w:t>°</w:t>
      </w:r>
      <w:r w:rsidR="005E6FF1">
        <w:t xml:space="preserve">C </w:t>
      </w:r>
      <w:r w:rsidR="00343AC3">
        <w:t>can improve</w:t>
      </w:r>
      <w:r w:rsidR="005E6FF1">
        <w:t xml:space="preserve"> </w:t>
      </w:r>
      <w:r w:rsidR="00343AC3">
        <w:t xml:space="preserve">the </w:t>
      </w:r>
      <w:r w:rsidR="00343AC3" w:rsidRPr="00343AC3">
        <w:t>pseudo</w:t>
      </w:r>
      <w:r w:rsidR="005E6FF1">
        <w:t>-elasticity of Fe-Mn-Al-Ni alloy (</w:t>
      </w:r>
      <w:r w:rsidR="00343AC3">
        <w:t xml:space="preserve">add references). However, it is not the case for this AI </w:t>
      </w:r>
      <w:r w:rsidR="00C91EDF">
        <w:t xml:space="preserve">alloy </w:t>
      </w:r>
      <w:r w:rsidR="00343AC3">
        <w:t>(Fig.2f).</w:t>
      </w:r>
      <w:r w:rsidR="007B54A3">
        <w:t xml:space="preserve"> </w:t>
      </w:r>
      <w:ins w:id="63" w:author="Song Cai" w:date="2026-08-13T12:51:00Z" w16du:dateUtc="2026-08-13T16:51:00Z">
        <w:r w:rsidR="000C39EE">
          <w:t>S</w:t>
        </w:r>
      </w:ins>
      <w:ins w:id="64" w:author="Song Cai" w:date="2026-08-13T12:45:00Z" w16du:dateUtc="2026-08-13T16:45:00Z">
        <w:r w:rsidR="00AB5707">
          <w:t>ample</w:t>
        </w:r>
      </w:ins>
      <w:ins w:id="65" w:author="Song Cai" w:date="2026-08-13T12:51:00Z" w16du:dateUtc="2026-08-13T16:51:00Z">
        <w:r w:rsidR="000C39EE">
          <w:t>s</w:t>
        </w:r>
      </w:ins>
      <w:ins w:id="66" w:author="Song Cai" w:date="2026-08-13T12:45:00Z" w16du:dateUtc="2026-08-13T16:45:00Z">
        <w:r w:rsidR="00AB5707">
          <w:t xml:space="preserve"> heat treated at 1200°C for 40minutes, </w:t>
        </w:r>
      </w:ins>
      <w:ins w:id="67" w:author="Song Cai" w:date="2026-08-13T13:04:00Z" w16du:dateUtc="2026-08-13T17:04:00Z">
        <w:r w:rsidR="007D5156" w:rsidRPr="007D5156">
          <w:t>showed extremely poor tensile ductility, with an elongation to failure of less than 1%. The severe loss of ductility is attributed to the excessive grain coarsening produced during the high-temperature treatment</w:t>
        </w:r>
      </w:ins>
      <w:ins w:id="68" w:author="Song Cai" w:date="2026-08-13T13:09:00Z" w16du:dateUtc="2026-08-13T17:09:00Z">
        <w:r w:rsidR="00E77FBC">
          <w:t>, which might promote</w:t>
        </w:r>
      </w:ins>
      <w:ins w:id="69" w:author="Song Cai" w:date="2026-08-13T13:04:00Z" w16du:dateUtc="2026-08-13T17:04:00Z">
        <w:r w:rsidR="007D5156" w:rsidRPr="007D5156">
          <w:t xml:space="preserve"> </w:t>
        </w:r>
      </w:ins>
      <w:ins w:id="70" w:author="Song Cai" w:date="2026-08-13T13:09:00Z" w16du:dateUtc="2026-08-13T17:09:00Z">
        <w:r w:rsidR="00E77FBC" w:rsidRPr="00E77FBC">
          <w:t>highly localized</w:t>
        </w:r>
        <w:r w:rsidR="00E77FBC">
          <w:t xml:space="preserve"> plastic deformation and </w:t>
        </w:r>
      </w:ins>
      <w:ins w:id="71" w:author="Song Cai" w:date="2026-08-13T13:04:00Z" w16du:dateUtc="2026-08-13T17:04:00Z">
        <w:r w:rsidR="007D5156" w:rsidRPr="007D5156">
          <w:t xml:space="preserve"> </w:t>
        </w:r>
      </w:ins>
      <w:ins w:id="72" w:author="Song Cai" w:date="2026-08-13T13:09:00Z" w16du:dateUtc="2026-08-13T17:09:00Z">
        <w:r w:rsidR="00E77FBC">
          <w:t>cause</w:t>
        </w:r>
      </w:ins>
      <w:ins w:id="73" w:author="Song Cai" w:date="2026-08-13T13:04:00Z" w16du:dateUtc="2026-08-13T17:04:00Z">
        <w:r w:rsidR="007D5156" w:rsidRPr="007D5156">
          <w:t xml:space="preserve"> premature crack initiation and propagation during tensile loading. </w:t>
        </w:r>
      </w:ins>
      <w:ins w:id="74" w:author="Song Cai" w:date="2026-08-13T13:09:00Z" w16du:dateUtc="2026-08-13T17:09:00Z">
        <w:r w:rsidR="00E77FBC">
          <w:t>Therefor</w:t>
        </w:r>
      </w:ins>
      <w:ins w:id="75" w:author="Song Cai" w:date="2026-08-13T13:10:00Z" w16du:dateUtc="2026-08-13T17:10:00Z">
        <w:r w:rsidR="00E77FBC">
          <w:t>e</w:t>
        </w:r>
      </w:ins>
      <w:ins w:id="76" w:author="Song Cai" w:date="2026-08-13T13:04:00Z" w16du:dateUtc="2026-08-13T17:04:00Z">
        <w:r w:rsidR="007D5156" w:rsidRPr="007D5156">
          <w:t>, prolonged exposure at 1200°C to develop a bamboo-like grain structure was not further investigated in this study because of its detrimental effect on mechanical performance.</w:t>
        </w:r>
      </w:ins>
      <w:ins w:id="77" w:author="Song Cai" w:date="2026-08-13T12:45:00Z" w16du:dateUtc="2026-08-13T16:45:00Z">
        <w:r w:rsidR="00AB5707">
          <w:t xml:space="preserve"> </w:t>
        </w:r>
      </w:ins>
    </w:p>
    <w:p w14:paraId="5209F765" w14:textId="07568935" w:rsidR="007B54A3" w:rsidRDefault="00BB1717" w:rsidP="00F771B8">
      <w:pPr>
        <w:pStyle w:val="FirstParagraph"/>
        <w:spacing w:line="360" w:lineRule="auto"/>
        <w:ind w:firstLine="720"/>
        <w:jc w:val="both"/>
      </w:pPr>
      <w:r>
        <w:t xml:space="preserve">Fig.3 </w:t>
      </w:r>
      <w:r w:rsidR="00522AE8">
        <w:t>compares</w:t>
      </w:r>
      <w:r>
        <w:t xml:space="preserve"> stress-strain behavior</w:t>
      </w:r>
      <w:r w:rsidR="00522AE8">
        <w:t>s</w:t>
      </w:r>
      <w:r>
        <w:t xml:space="preserve"> of AI </w:t>
      </w:r>
      <w:r w:rsidR="00522AE8">
        <w:t>and Omori alloy</w:t>
      </w:r>
      <w:r w:rsidR="00CC2053">
        <w:t>s</w:t>
      </w:r>
      <w:r w:rsidR="00522AE8">
        <w:t xml:space="preserve"> </w:t>
      </w:r>
      <w:r>
        <w:t xml:space="preserve">during </w:t>
      </w:r>
      <w:r w:rsidR="004B225F">
        <w:t>cyclic</w:t>
      </w:r>
      <w:r w:rsidR="00522AE8">
        <w:t xml:space="preserve"> loading-</w:t>
      </w:r>
      <w:r>
        <w:t>unload</w:t>
      </w:r>
      <w:r w:rsidR="00522AE8">
        <w:t xml:space="preserve">ing and </w:t>
      </w:r>
      <w:r>
        <w:t>heat</w:t>
      </w:r>
      <w:r w:rsidR="00522AE8">
        <w:t>ing deformation</w:t>
      </w:r>
      <w:r>
        <w:t xml:space="preserve">. In this test, </w:t>
      </w:r>
      <w:r w:rsidR="00522AE8">
        <w:t xml:space="preserve">any </w:t>
      </w:r>
      <w:r w:rsidR="00E83576">
        <w:t xml:space="preserve">residual </w:t>
      </w:r>
      <w:r w:rsidR="00896605">
        <w:t>stress-induced martensite</w:t>
      </w:r>
      <w:r w:rsidR="00E83576">
        <w:t xml:space="preserve"> at zero stress should transform back to austenite upon heating and cause the </w:t>
      </w:r>
      <w:r w:rsidR="00522AE8">
        <w:t xml:space="preserve">reloading </w:t>
      </w:r>
      <w:r w:rsidR="00E83576">
        <w:t>stress to rise at a strain lower than the</w:t>
      </w:r>
      <w:r w:rsidR="00522AE8">
        <w:t xml:space="preserve"> last</w:t>
      </w:r>
      <w:r w:rsidR="00E83576">
        <w:t xml:space="preserve"> unloading strain</w:t>
      </w:r>
      <w:r>
        <w:t xml:space="preserve">.  </w:t>
      </w:r>
      <w:r w:rsidR="00CC2053">
        <w:t xml:space="preserve">This exactly happened in Omori alloy. Fig.3b shows that its’ residual strain </w:t>
      </w:r>
      <w:r w:rsidR="00CC2053" w:rsidRPr="00CC2053">
        <w:t>after unload</w:t>
      </w:r>
      <w:r w:rsidR="004B225F">
        <w:t>ing</w:t>
      </w:r>
      <w:r w:rsidR="00CC2053" w:rsidRPr="00CC2053">
        <w:t xml:space="preserve"> from 3% </w:t>
      </w:r>
      <w:r w:rsidR="00CC2053">
        <w:t>de</w:t>
      </w:r>
      <w:r w:rsidR="005F6194">
        <w:t xml:space="preserve">formation is </w:t>
      </w:r>
      <w:r w:rsidR="00CC2053">
        <w:t>~2.2%</w:t>
      </w:r>
      <w:r w:rsidR="005F6194">
        <w:t>. Upon</w:t>
      </w:r>
      <w:r w:rsidR="005F6194" w:rsidRPr="005F6194">
        <w:t xml:space="preserve"> reloading, stress raised at the strain of ~1.7%. </w:t>
      </w:r>
      <w:r w:rsidR="004B225F">
        <w:t>T</w:t>
      </w:r>
      <w:r w:rsidR="005F6194">
        <w:t xml:space="preserve">his </w:t>
      </w:r>
      <w:r w:rsidR="005F6194" w:rsidRPr="005F6194">
        <w:t>0.5</w:t>
      </w:r>
      <w:r w:rsidR="00BD6992" w:rsidRPr="005F6194">
        <w:t>%</w:t>
      </w:r>
      <w:r w:rsidR="005F6194" w:rsidRPr="005F6194">
        <w:t xml:space="preserve"> </w:t>
      </w:r>
      <w:r w:rsidR="00BD6992">
        <w:t>strain recovery</w:t>
      </w:r>
      <w:r w:rsidR="00404B93">
        <w:t xml:space="preserve"> caused</w:t>
      </w:r>
      <w:r w:rsidR="005F6194">
        <w:t xml:space="preserve"> </w:t>
      </w:r>
      <w:r w:rsidR="00A95EA0">
        <w:t xml:space="preserve">by heating </w:t>
      </w:r>
      <w:r w:rsidR="004B225F">
        <w:lastRenderedPageBreak/>
        <w:t xml:space="preserve">is </w:t>
      </w:r>
      <w:r w:rsidR="00404B93">
        <w:t xml:space="preserve">the </w:t>
      </w:r>
      <w:r w:rsidR="00A95EA0">
        <w:t>evidence</w:t>
      </w:r>
      <w:r w:rsidR="004B225F">
        <w:t xml:space="preserve"> of stress-induced martensite transformation in Omori alloy. For some </w:t>
      </w:r>
      <w:r w:rsidR="00AC1A60">
        <w:t>reason</w:t>
      </w:r>
      <w:r w:rsidR="004B225F">
        <w:t>, this stress-induced martensite was stable</w:t>
      </w:r>
      <w:r w:rsidR="00BD6992">
        <w:t>. It</w:t>
      </w:r>
      <w:r w:rsidR="004B225F">
        <w:t xml:space="preserve"> survived during unloading </w:t>
      </w:r>
      <w:r w:rsidR="00BD6992">
        <w:t>but t</w:t>
      </w:r>
      <w:r w:rsidR="005F6194">
        <w:t>ransformed back to austenite upon heating.</w:t>
      </w:r>
      <w:r w:rsidR="004B00B8">
        <w:t xml:space="preserve"> </w:t>
      </w:r>
      <w:r w:rsidR="00E83576">
        <w:t xml:space="preserve"> </w:t>
      </w:r>
      <w:r w:rsidR="00BD6992">
        <w:t xml:space="preserve">On the other hand, Fig.3a shows no strain recovery </w:t>
      </w:r>
      <w:r w:rsidR="00AC1A60">
        <w:t xml:space="preserve">of the </w:t>
      </w:r>
      <w:r w:rsidR="00BD6992">
        <w:t xml:space="preserve">AI alloy during </w:t>
      </w:r>
      <w:r w:rsidR="00A95EA0">
        <w:t xml:space="preserve">this </w:t>
      </w:r>
      <w:r w:rsidR="00BD6992">
        <w:t xml:space="preserve">test, suggesting </w:t>
      </w:r>
      <w:r w:rsidR="00BD6992" w:rsidRPr="00BD6992">
        <w:t xml:space="preserve">that </w:t>
      </w:r>
      <w:r w:rsidR="007B54A3">
        <w:t>it</w:t>
      </w:r>
      <w:r w:rsidR="007B54A3" w:rsidRPr="007B54A3">
        <w:t xml:space="preserve"> deforms plastically with no pseudopla</w:t>
      </w:r>
      <w:r w:rsidR="007B54A3">
        <w:t xml:space="preserve">sticity </w:t>
      </w:r>
      <w:r w:rsidR="007B54A3" w:rsidRPr="007B54A3">
        <w:t xml:space="preserve">regardless of </w:t>
      </w:r>
      <w:r w:rsidR="007B54A3">
        <w:t>heat-treating conditions. It can be concluded that</w:t>
      </w:r>
      <w:r w:rsidR="007B54A3" w:rsidRPr="007B54A3">
        <w:t xml:space="preserve"> </w:t>
      </w:r>
      <w:r w:rsidR="007B54A3">
        <w:t>the</w:t>
      </w:r>
      <w:r w:rsidR="004641F5">
        <w:t xml:space="preserve"> microstructure of</w:t>
      </w:r>
      <w:r w:rsidR="007B54A3">
        <w:t xml:space="preserve"> AI alloy </w:t>
      </w:r>
      <w:r w:rsidR="00BD6992" w:rsidRPr="00BD6992">
        <w:t xml:space="preserve">is very stable and stress-induced phase transformation </w:t>
      </w:r>
      <w:r w:rsidR="00BD6992">
        <w:t>is</w:t>
      </w:r>
      <w:r w:rsidR="00BD6992" w:rsidRPr="00BD6992">
        <w:t xml:space="preserve"> not </w:t>
      </w:r>
      <w:r w:rsidR="00BD6992">
        <w:t xml:space="preserve">one of the </w:t>
      </w:r>
      <w:r w:rsidR="00BD6992" w:rsidRPr="00BD6992">
        <w:t>activ</w:t>
      </w:r>
      <w:r w:rsidR="00BD6992">
        <w:t xml:space="preserve">e </w:t>
      </w:r>
      <w:r w:rsidR="00BD6992" w:rsidRPr="00BD6992">
        <w:t>deformation</w:t>
      </w:r>
      <w:r w:rsidR="00BD6992">
        <w:t xml:space="preserve"> systems</w:t>
      </w:r>
      <w:r w:rsidR="007B54A3">
        <w:t xml:space="preserve">. </w:t>
      </w:r>
    </w:p>
    <w:p w14:paraId="767EC8E7" w14:textId="77777777" w:rsidR="00EB3173" w:rsidRDefault="00C43940" w:rsidP="00540902">
      <w:pPr>
        <w:pStyle w:val="Heading2"/>
        <w:spacing w:line="360" w:lineRule="auto"/>
      </w:pPr>
      <w:bookmarkStart w:id="78" w:name="X7b0047580ff68e3c8823c4535b0eba55ad6dd86"/>
      <w:bookmarkEnd w:id="62"/>
      <w:r>
        <w:t>3.3 Synchrotron diffraction and phase identification</w:t>
      </w:r>
    </w:p>
    <w:p w14:paraId="4207502A" w14:textId="6BD44E87" w:rsidR="00EB3173" w:rsidRDefault="00C43940" w:rsidP="00053C80">
      <w:pPr>
        <w:pStyle w:val="FirstParagraph"/>
        <w:spacing w:line="360" w:lineRule="auto"/>
        <w:jc w:val="both"/>
      </w:pPr>
      <w:r>
        <w:t>Synchrotron XRD</w:t>
      </w:r>
      <w:r w:rsidR="006020B8">
        <w:t xml:space="preserve"> of samples before and after deformation is shown in Fig.4</w:t>
      </w:r>
      <w:r w:rsidR="005F4B75">
        <w:t xml:space="preserve">. </w:t>
      </w:r>
      <w:r w:rsidR="006020B8">
        <w:t xml:space="preserve"> </w:t>
      </w:r>
      <w:r w:rsidR="00463BBD">
        <w:t xml:space="preserve">Figure 5 shows </w:t>
      </w:r>
      <w:r w:rsidR="0057108D">
        <w:t>an overall good matching</w:t>
      </w:r>
      <w:r w:rsidR="00463BBD">
        <w:t xml:space="preserve"> between the experimental data (lower half of </w:t>
      </w:r>
      <w:ins w:id="79" w:author="Song Cai" w:date="2026-08-08T17:51:00Z" w16du:dateUtc="2026-08-08T21:51:00Z">
        <w:r w:rsidR="00AC3C7E">
          <w:t xml:space="preserve">each figure in </w:t>
        </w:r>
      </w:ins>
      <w:r w:rsidR="00463BBD">
        <w:t>Fig,5) and the results of Rietveld refinement (upper half</w:t>
      </w:r>
      <w:ins w:id="80" w:author="Song Cai" w:date="2026-08-08T17:51:00Z" w16du:dateUtc="2026-08-08T21:51:00Z">
        <w:r w:rsidR="00AC3C7E">
          <w:t xml:space="preserve"> of each figure</w:t>
        </w:r>
      </w:ins>
      <w:r w:rsidR="00463BBD">
        <w:t>)</w:t>
      </w:r>
      <w:r w:rsidR="0057108D">
        <w:t xml:space="preserve"> of the AI alloy</w:t>
      </w:r>
      <w:r w:rsidR="00463BBD">
        <w:t xml:space="preserve">.  </w:t>
      </w:r>
      <w:r w:rsidR="0057108D">
        <w:t xml:space="preserve">Based on this result, it is estimated that </w:t>
      </w:r>
      <w:r w:rsidR="00F2357F">
        <w:t xml:space="preserve">this alloy consists of ~62% FCC </w:t>
      </w:r>
      <w:r w:rsidR="00F2357F" w:rsidRPr="00173A91">
        <w:rPr>
          <w:rFonts w:ascii="Symbol" w:hAnsi="Symbol"/>
        </w:rPr>
        <w:t>g</w:t>
      </w:r>
      <w:r w:rsidR="00F2357F">
        <w:t>-phase, ~</w:t>
      </w:r>
      <w:r w:rsidR="00DD6806">
        <w:t>34</w:t>
      </w:r>
      <w:r w:rsidR="00F2357F">
        <w:t xml:space="preserve">% BCC </w:t>
      </w:r>
      <w:r w:rsidR="00F2357F" w:rsidRPr="00173A91">
        <w:rPr>
          <w:rFonts w:ascii="Symbol" w:hAnsi="Symbol"/>
        </w:rPr>
        <w:t>a</w:t>
      </w:r>
      <w:r w:rsidR="00F2357F">
        <w:t>-phase and ~</w:t>
      </w:r>
      <w:r w:rsidR="00DD6806">
        <w:t>4</w:t>
      </w:r>
      <w:r w:rsidR="00F2357F">
        <w:t xml:space="preserve">% </w:t>
      </w:r>
      <w:r w:rsidR="00F2357F" w:rsidRPr="00C24FC5">
        <w:t xml:space="preserve">DO₃ </w:t>
      </w:r>
      <w:proofErr w:type="spellStart"/>
      <w:r w:rsidR="00F2357F" w:rsidRPr="00C24FC5">
        <w:t>Fe₃Al</w:t>
      </w:r>
      <w:proofErr w:type="spellEnd"/>
      <w:r w:rsidR="00F2357F" w:rsidRPr="00C24FC5">
        <w:t xml:space="preserve"> phase</w:t>
      </w:r>
      <w:del w:id="81" w:author="Song Cai" w:date="2026-08-13T13:12:00Z" w16du:dateUtc="2026-08-13T17:12:00Z">
        <w:r w:rsidR="00F2357F" w:rsidDel="003A7BB4">
          <w:delText xml:space="preserve"> (Fig.5)</w:delText>
        </w:r>
      </w:del>
      <w:r w:rsidR="00F2357F">
        <w:t>. I</w:t>
      </w:r>
      <w:r w:rsidR="007443BE">
        <w:t>ts diffraction patterns before and after deformation are basically the same (Fig.4a and b)</w:t>
      </w:r>
      <w:r w:rsidR="005F4B75">
        <w:t xml:space="preserve"> </w:t>
      </w:r>
      <w:r w:rsidR="002411FF" w:rsidRPr="002411FF">
        <w:t>and relative</w:t>
      </w:r>
      <w:r w:rsidR="007443BE">
        <w:t xml:space="preserve"> peak</w:t>
      </w:r>
      <w:r w:rsidR="002411FF" w:rsidRPr="002411FF">
        <w:t xml:space="preserve"> intensities </w:t>
      </w:r>
      <w:r w:rsidR="0021398D">
        <w:t xml:space="preserve">(Fig.6a) </w:t>
      </w:r>
      <w:r w:rsidR="002411FF" w:rsidRPr="002411FF">
        <w:t xml:space="preserve">are essentially unchanged: no new </w:t>
      </w:r>
      <w:r w:rsidR="002411FF">
        <w:t>diffraction peaks</w:t>
      </w:r>
      <w:r w:rsidR="002411FF" w:rsidRPr="002411FF">
        <w:t xml:space="preserve"> </w:t>
      </w:r>
      <w:r w:rsidR="00404B93" w:rsidRPr="002411FF">
        <w:t>appear,</w:t>
      </w:r>
      <w:r w:rsidR="002411FF" w:rsidRPr="002411FF">
        <w:t xml:space="preserve"> and none disappear. </w:t>
      </w:r>
      <w:r w:rsidR="002411FF">
        <w:t>Although</w:t>
      </w:r>
      <w:r w:rsidR="002411FF" w:rsidRPr="002411FF">
        <w:t xml:space="preserve"> an ex-situ measurement made after unloading cannot, on its own, exclude a fully reversible transformation that reverts on unloading; here, however, the absence of any mechanical recovery (</w:t>
      </w:r>
      <w:r w:rsidR="00C24FC5">
        <w:t>Figs.2 and 3</w:t>
      </w:r>
      <w:r w:rsidR="002411FF" w:rsidRPr="002411FF">
        <w:t xml:space="preserve">) together with the unchanged </w:t>
      </w:r>
      <w:r w:rsidR="001C532A">
        <w:t>multi</w:t>
      </w:r>
      <w:r w:rsidR="002411FF" w:rsidRPr="002411FF">
        <w:t xml:space="preserve">-phase pattern points consistently to deformation by dislocation slip rather than </w:t>
      </w:r>
      <w:r w:rsidR="00C24FC5">
        <w:t xml:space="preserve">stress-induced phase </w:t>
      </w:r>
      <w:r w:rsidR="002411FF" w:rsidRPr="002411FF">
        <w:t xml:space="preserve">transformation. </w:t>
      </w:r>
      <w:r w:rsidR="001C532A">
        <w:t xml:space="preserve">The </w:t>
      </w:r>
      <w:r w:rsidR="001C532A" w:rsidRPr="001C532A">
        <w:t>shift from sharp, discrete spot</w:t>
      </w:r>
      <w:r w:rsidR="001C532A">
        <w:t xml:space="preserve">ty </w:t>
      </w:r>
      <w:r w:rsidR="000E527E">
        <w:t>patterns</w:t>
      </w:r>
      <w:r w:rsidR="001C532A">
        <w:t xml:space="preserve"> </w:t>
      </w:r>
      <w:r w:rsidR="001C532A" w:rsidRPr="001C532A">
        <w:t xml:space="preserve">in the undeformed state (Fig. </w:t>
      </w:r>
      <w:r w:rsidR="00F2357F" w:rsidRPr="001C532A">
        <w:t>4</w:t>
      </w:r>
      <w:r w:rsidR="00F2357F">
        <w:t>a</w:t>
      </w:r>
      <w:r w:rsidR="001C532A" w:rsidRPr="001C532A">
        <w:t>) to broader, partially arced rings after deformation</w:t>
      </w:r>
      <w:r w:rsidR="00F2357F">
        <w:t xml:space="preserve"> (Fig.4b)</w:t>
      </w:r>
      <w:r w:rsidR="001C532A">
        <w:t xml:space="preserve"> can be attributed to the dislocation activities, which result in peak broadening and/or tiny sub-grains. </w:t>
      </w:r>
      <w:r w:rsidR="000E527E">
        <w:t xml:space="preserve"> </w:t>
      </w:r>
      <w:r w:rsidR="00173A91">
        <w:t>In comparison,</w:t>
      </w:r>
      <w:r w:rsidR="000455B0">
        <w:t xml:space="preserve"> </w:t>
      </w:r>
      <w:r>
        <w:t xml:space="preserve"> Omori </w:t>
      </w:r>
      <w:r w:rsidR="000455B0">
        <w:t xml:space="preserve">alloy </w:t>
      </w:r>
      <w:r>
        <w:t xml:space="preserve">presents a BCC α-dominated pattern with </w:t>
      </w:r>
      <w:r w:rsidR="00173A91">
        <w:t xml:space="preserve">FCC </w:t>
      </w:r>
      <w:r w:rsidR="00173A91" w:rsidRPr="00173A91">
        <w:rPr>
          <w:rFonts w:ascii="Symbol" w:hAnsi="Symbol"/>
        </w:rPr>
        <w:t>g</w:t>
      </w:r>
      <w:r w:rsidR="00173A91">
        <w:t xml:space="preserve">-phase and </w:t>
      </w:r>
      <w:r>
        <w:t>ordered β-</w:t>
      </w:r>
      <w:proofErr w:type="spellStart"/>
      <w:r>
        <w:t>NiAl</w:t>
      </w:r>
      <w:proofErr w:type="spellEnd"/>
      <w:r>
        <w:t xml:space="preserve"> (B2) precipitate </w:t>
      </w:r>
      <w:r w:rsidR="00173A91">
        <w:t xml:space="preserve">diffractions </w:t>
      </w:r>
      <w:r>
        <w:t>in the undeformed state</w:t>
      </w:r>
      <w:r w:rsidR="00173A91">
        <w:t xml:space="preserve"> (Fig.4c)</w:t>
      </w:r>
      <w:r>
        <w:t xml:space="preserve">. </w:t>
      </w:r>
      <w:r w:rsidR="00173A91">
        <w:t>But a</w:t>
      </w:r>
      <w:r>
        <w:t>fter 8% applied strain, the {111}γ reflection intensifies and the overlapping {200}α redistributes in intensity</w:t>
      </w:r>
      <w:r w:rsidR="00173A91">
        <w:t xml:space="preserve"> (Fig.4d)</w:t>
      </w:r>
      <w:r>
        <w:t>, consistent with stress-induced γ formation and partial variant activation.</w:t>
      </w:r>
      <w:r w:rsidR="00612372">
        <w:t xml:space="preserve"> The change in peak intensity after deformation of the Omori alloy is </w:t>
      </w:r>
      <w:r w:rsidR="00F2357F">
        <w:t xml:space="preserve">also </w:t>
      </w:r>
      <w:r w:rsidR="00612372">
        <w:t>clearly shown in Fig.6b.</w:t>
      </w:r>
    </w:p>
    <w:p w14:paraId="0121ED82" w14:textId="5E4DA918" w:rsidR="0013001A" w:rsidRPr="0013001A" w:rsidRDefault="00986981" w:rsidP="007B65F1">
      <w:pPr>
        <w:pStyle w:val="ImageCaption"/>
        <w:spacing w:line="360" w:lineRule="auto"/>
        <w:ind w:firstLine="720"/>
        <w:jc w:val="both"/>
        <w:rPr>
          <w:i w:val="0"/>
          <w:iCs/>
        </w:rPr>
      </w:pPr>
      <w:ins w:id="82" w:author="Song Cai" w:date="2026-08-13T13:51:00Z" w16du:dateUtc="2026-08-13T17:51:00Z">
        <w:r w:rsidRPr="00986981">
          <w:rPr>
            <w:i w:val="0"/>
            <w:iCs/>
          </w:rPr>
          <w:lastRenderedPageBreak/>
          <w:t xml:space="preserve">The </w:t>
        </w:r>
        <w:r>
          <w:rPr>
            <w:i w:val="0"/>
            <w:iCs/>
          </w:rPr>
          <w:t xml:space="preserve">Ai </w:t>
        </w:r>
        <w:r w:rsidRPr="00986981">
          <w:rPr>
            <w:i w:val="0"/>
            <w:iCs/>
          </w:rPr>
          <w:t xml:space="preserve">alloy developed strong textures during the wire-drawing process. As shown in Fig. 7, the γ phase exhibits pronounced {111} and {100} fiber textures, while the α phase shows a strong {110} fiber texture. These texture components are characteristic of cold-drawn materials with FCC and BCC crystal structures, respectively. </w:t>
        </w:r>
      </w:ins>
      <w:ins w:id="83" w:author="Song Cai" w:date="2026-08-13T13:47:00Z" w16du:dateUtc="2026-08-13T17:47:00Z">
        <w:r>
          <w:rPr>
            <w:i w:val="0"/>
            <w:iCs/>
          </w:rPr>
          <w:t xml:space="preserve">[]. </w:t>
        </w:r>
      </w:ins>
      <w:ins w:id="84" w:author="Song Cai" w:date="2026-08-13T14:23:00Z" w16du:dateUtc="2026-08-13T18:23:00Z">
        <w:r w:rsidR="004A3A97" w:rsidRPr="004A3A97">
          <w:rPr>
            <w:i w:val="0"/>
            <w:iCs/>
          </w:rPr>
          <w:t xml:space="preserve">Figure 8 shows the synchrotron X-ray diffraction pattern of the </w:t>
        </w:r>
        <w:r w:rsidR="004A3A97">
          <w:rPr>
            <w:i w:val="0"/>
            <w:iCs/>
          </w:rPr>
          <w:t xml:space="preserve">AI </w:t>
        </w:r>
        <w:r w:rsidR="004A3A97" w:rsidRPr="004A3A97">
          <w:rPr>
            <w:i w:val="0"/>
            <w:iCs/>
          </w:rPr>
          <w:t xml:space="preserve">alloy </w:t>
        </w:r>
        <w:r w:rsidR="004A3A97">
          <w:rPr>
            <w:i w:val="0"/>
            <w:iCs/>
          </w:rPr>
          <w:t>after</w:t>
        </w:r>
        <w:r w:rsidR="004A3A97" w:rsidRPr="004A3A97">
          <w:rPr>
            <w:i w:val="0"/>
            <w:iCs/>
          </w:rPr>
          <w:t xml:space="preserve"> AGG heat treatment. Relative to Figure 4a, the diffraction rings are further fragmented into isolated spots, reflecting the increase in grain size associated with </w:t>
        </w:r>
      </w:ins>
      <w:ins w:id="85" w:author="Song Cai" w:date="2026-08-13T14:24:00Z" w16du:dateUtc="2026-08-13T18:24:00Z">
        <w:r w:rsidR="004A3A97">
          <w:rPr>
            <w:i w:val="0"/>
            <w:iCs/>
          </w:rPr>
          <w:t>this heat treatment</w:t>
        </w:r>
      </w:ins>
      <w:ins w:id="86" w:author="Song Cai" w:date="2026-08-13T14:23:00Z" w16du:dateUtc="2026-08-13T18:23:00Z">
        <w:r w:rsidR="004A3A97" w:rsidRPr="004A3A97">
          <w:rPr>
            <w:i w:val="0"/>
            <w:iCs/>
          </w:rPr>
          <w:t xml:space="preserve">. Despite this microstructural coarsening, the distribution of diffraction intensity remains unchanged, suggesting that the α + γ multiphase microstructure is thermodynamically stable at 1200°C. </w:t>
        </w:r>
      </w:ins>
      <w:ins w:id="87" w:author="Song Cai" w:date="2026-08-13T14:25:00Z" w16du:dateUtc="2026-08-13T18:25:00Z">
        <w:r w:rsidR="004A3A97" w:rsidRPr="004A3A97">
          <w:rPr>
            <w:i w:val="0"/>
            <w:iCs/>
          </w:rPr>
          <w:t>Furthermore, the alloy retains the strong {111} + {100} texture in the γ phase and the pronounced {110} texture in the α phase after AGG heat treatment, as evidenced by the diffraction pattern in Figure 8.</w:t>
        </w:r>
      </w:ins>
      <w:del w:id="88" w:author="Song Cai" w:date="2026-08-13T14:23:00Z" w16du:dateUtc="2026-08-13T18:23:00Z">
        <w:r w:rsidR="00091F79" w:rsidRPr="0013001A" w:rsidDel="004A3A97">
          <w:rPr>
            <w:i w:val="0"/>
            <w:iCs/>
          </w:rPr>
          <w:delText>AI alloy after AGG heat treatment</w:delText>
        </w:r>
        <w:r w:rsidR="00297369" w:rsidDel="004A3A97">
          <w:rPr>
            <w:i w:val="0"/>
            <w:iCs/>
          </w:rPr>
          <w:delText>.</w:delText>
        </w:r>
        <w:r w:rsidR="00091F79" w:rsidRPr="0013001A" w:rsidDel="004A3A97">
          <w:rPr>
            <w:i w:val="0"/>
            <w:iCs/>
          </w:rPr>
          <w:delText xml:space="preserve"> </w:delText>
        </w:r>
      </w:del>
      <w:del w:id="89" w:author="Song Cai" w:date="2026-08-13T14:02:00Z" w16du:dateUtc="2026-08-13T18:02:00Z">
        <w:r w:rsidR="00297369" w:rsidDel="00E91D5A">
          <w:rPr>
            <w:i w:val="0"/>
            <w:iCs/>
          </w:rPr>
          <w:delText>A</w:delText>
        </w:r>
      </w:del>
      <w:del w:id="90" w:author="Song Cai" w:date="2026-08-13T14:11:00Z" w16du:dateUtc="2026-08-13T18:11:00Z">
        <w:r w:rsidR="00091F79" w:rsidRPr="0013001A" w:rsidDel="00E91D5A">
          <w:rPr>
            <w:i w:val="0"/>
            <w:iCs/>
          </w:rPr>
          <w:delText xml:space="preserve"> </w:delText>
        </w:r>
      </w:del>
      <w:del w:id="91" w:author="Song Cai" w:date="2026-08-13T14:12:00Z" w16du:dateUtc="2026-08-13T18:12:00Z">
        <w:r w:rsidR="00091F79" w:rsidRPr="0013001A" w:rsidDel="00E91D5A">
          <w:rPr>
            <w:i w:val="0"/>
            <w:iCs/>
          </w:rPr>
          <w:delText xml:space="preserve">similar </w:delText>
        </w:r>
      </w:del>
      <w:del w:id="92" w:author="Song Cai" w:date="2026-08-13T13:59:00Z" w16du:dateUtc="2026-08-13T17:59:00Z">
        <w:r w:rsidR="00091F79" w:rsidRPr="0013001A" w:rsidDel="00297369">
          <w:rPr>
            <w:i w:val="0"/>
            <w:iCs/>
          </w:rPr>
          <w:delText xml:space="preserve">X-ray </w:delText>
        </w:r>
      </w:del>
      <w:del w:id="93" w:author="Song Cai" w:date="2026-08-13T14:12:00Z" w16du:dateUtc="2026-08-13T18:12:00Z">
        <w:r w:rsidR="00091F79" w:rsidRPr="0013001A" w:rsidDel="00E91D5A">
          <w:rPr>
            <w:i w:val="0"/>
            <w:iCs/>
          </w:rPr>
          <w:delText>diffraction pattern</w:delText>
        </w:r>
      </w:del>
      <w:del w:id="94" w:author="Song Cai" w:date="2026-08-13T13:59:00Z" w16du:dateUtc="2026-08-13T17:59:00Z">
        <w:r w:rsidR="00091F79" w:rsidRPr="0013001A" w:rsidDel="00297369">
          <w:rPr>
            <w:i w:val="0"/>
            <w:iCs/>
          </w:rPr>
          <w:delText>s</w:delText>
        </w:r>
      </w:del>
      <w:del w:id="95" w:author="Song Cai" w:date="2026-08-13T14:06:00Z" w16du:dateUtc="2026-08-13T18:06:00Z">
        <w:r w:rsidR="00091F79" w:rsidRPr="0013001A" w:rsidDel="00E91D5A">
          <w:rPr>
            <w:i w:val="0"/>
            <w:iCs/>
          </w:rPr>
          <w:delText xml:space="preserve"> as Fig.4a</w:delText>
        </w:r>
      </w:del>
      <w:del w:id="96" w:author="Song Cai" w:date="2026-08-13T14:23:00Z" w16du:dateUtc="2026-08-13T18:23:00Z">
        <w:r w:rsidR="00091F79" w:rsidRPr="0013001A" w:rsidDel="004A3A97">
          <w:rPr>
            <w:i w:val="0"/>
            <w:iCs/>
          </w:rPr>
          <w:delText xml:space="preserve">, meaning that the multiple phase microstructure is a stable state of this alloy at 1200°C. </w:delText>
        </w:r>
      </w:del>
    </w:p>
    <w:p w14:paraId="443AAD9C" w14:textId="6B8B9C72" w:rsidR="00EB3173" w:rsidRPr="007B65F1" w:rsidRDefault="0013001A" w:rsidP="00540902">
      <w:pPr>
        <w:pStyle w:val="Heading2"/>
        <w:spacing w:line="360" w:lineRule="auto"/>
        <w:rPr>
          <w:sz w:val="40"/>
          <w:szCs w:val="40"/>
        </w:rPr>
      </w:pPr>
      <w:bookmarkStart w:id="97" w:name="Xdd6d50a22022e2a4c04da157fe901370769e47a"/>
      <w:bookmarkStart w:id="98" w:name="discussion"/>
      <w:bookmarkEnd w:id="11"/>
      <w:bookmarkEnd w:id="78"/>
      <w:r w:rsidRPr="007B65F1">
        <w:rPr>
          <w:sz w:val="40"/>
          <w:szCs w:val="40"/>
        </w:rPr>
        <w:t>4</w:t>
      </w:r>
      <w:r w:rsidR="00C43940" w:rsidRPr="007B65F1">
        <w:rPr>
          <w:sz w:val="40"/>
          <w:szCs w:val="40"/>
        </w:rPr>
        <w:t xml:space="preserve"> </w:t>
      </w:r>
      <w:r w:rsidRPr="007B65F1">
        <w:rPr>
          <w:sz w:val="40"/>
          <w:szCs w:val="40"/>
        </w:rPr>
        <w:t>Discussions</w:t>
      </w:r>
    </w:p>
    <w:p w14:paraId="70644DE5" w14:textId="65FDA91D" w:rsidR="006743C9" w:rsidRPr="007B65F1" w:rsidRDefault="00712D06" w:rsidP="00712D06">
      <w:pPr>
        <w:pStyle w:val="BodyText"/>
        <w:spacing w:line="360" w:lineRule="auto"/>
        <w:jc w:val="both"/>
        <w:rPr>
          <w:color w:val="0F4761" w:themeColor="accent1" w:themeShade="BF"/>
          <w:sz w:val="32"/>
          <w:szCs w:val="32"/>
        </w:rPr>
      </w:pPr>
      <w:r w:rsidRPr="007B65F1">
        <w:rPr>
          <w:color w:val="0F4761" w:themeColor="accent1" w:themeShade="BF"/>
          <w:sz w:val="32"/>
          <w:szCs w:val="32"/>
        </w:rPr>
        <w:t>4.1</w:t>
      </w:r>
      <w:r w:rsidR="006743C9" w:rsidRPr="007B65F1">
        <w:rPr>
          <w:color w:val="0F4761" w:themeColor="accent1" w:themeShade="BF"/>
          <w:sz w:val="32"/>
          <w:szCs w:val="32"/>
        </w:rPr>
        <w:t>. Origin of the Absence of Stress-Induced Phase Transformation</w:t>
      </w:r>
    </w:p>
    <w:p w14:paraId="6FB16DAD" w14:textId="3E8103FA" w:rsidR="006743C9" w:rsidRDefault="006743C9" w:rsidP="00712D06">
      <w:pPr>
        <w:pStyle w:val="BodyText"/>
        <w:spacing w:line="360" w:lineRule="auto"/>
        <w:jc w:val="both"/>
      </w:pPr>
      <w:r w:rsidRPr="006743C9">
        <w:t xml:space="preserve">The failure of the AI-hypothesized alloy (50Fe-30Mn-12Al-4Ni-4Si at% with 1000 ppm C) to exhibit </w:t>
      </w:r>
      <w:r w:rsidR="00712D06">
        <w:t>super-elasticity</w:t>
      </w:r>
      <w:r w:rsidRPr="006743C9">
        <w:t xml:space="preserve"> or a shape memory response</w:t>
      </w:r>
      <w:r w:rsidR="00712D06">
        <w:t xml:space="preserve"> </w:t>
      </w:r>
      <w:r w:rsidRPr="006743C9">
        <w:t>can be attributed to a fundamental misalignment in its phase stability and active deformation mechanisms. In Fe-Mn-Al-Ni shape memory systems, super</w:t>
      </w:r>
      <w:r w:rsidR="00712D06">
        <w:t>-</w:t>
      </w:r>
      <w:r w:rsidRPr="006743C9">
        <w:t xml:space="preserve">elastic behavior is contingent upon a reversible, stress-induced martensitic transformation </w:t>
      </w:r>
      <w:r w:rsidR="00C21E98">
        <w:t xml:space="preserve">moving from a BCC </w:t>
      </w:r>
      <w:r w:rsidR="00C21E98" w:rsidRPr="00921562">
        <w:rPr>
          <w:rFonts w:ascii="Symbol" w:hAnsi="Symbol"/>
        </w:rPr>
        <w:t>a</w:t>
      </w:r>
      <w:r w:rsidR="00C21E98">
        <w:t xml:space="preserve"> parent phase to </w:t>
      </w:r>
      <w:r w:rsidR="00BA2352">
        <w:t>FC</w:t>
      </w:r>
      <w:r w:rsidRPr="006743C9">
        <w:t xml:space="preserve">C </w:t>
      </w:r>
      <w:r w:rsidR="00BA2352" w:rsidRPr="00712D06">
        <w:rPr>
          <w:rFonts w:ascii="Symbol" w:hAnsi="Symbol" w:cs="Times New Roman"/>
        </w:rPr>
        <w:t>g</w:t>
      </w:r>
      <w:r w:rsidRPr="006743C9">
        <w:t xml:space="preserve"> martensite phase. However, quantitative Rietveld refinement of the synchrotron X-ray diffraction data reveals that the AI-alloy is structurally dominated by the </w:t>
      </w:r>
      <w:r w:rsidR="00BA2352" w:rsidRPr="00712D06">
        <w:rPr>
          <w:rFonts w:ascii="Symbol" w:hAnsi="Symbol"/>
        </w:rPr>
        <w:t>g</w:t>
      </w:r>
      <w:r w:rsidRPr="006743C9">
        <w:t xml:space="preserve">-phase (~62%), whereas the </w:t>
      </w:r>
      <w:r w:rsidR="00BA2352" w:rsidRPr="00712D06">
        <w:rPr>
          <w:rFonts w:ascii="Symbol" w:hAnsi="Symbol"/>
        </w:rPr>
        <w:t>a</w:t>
      </w:r>
      <w:r w:rsidR="00BA2352">
        <w:t>-phase</w:t>
      </w:r>
      <w:r w:rsidRPr="006743C9">
        <w:t xml:space="preserve"> accounts for only ~37% of the volume fraction. </w:t>
      </w:r>
      <w:r w:rsidR="00C975FE">
        <w:t xml:space="preserve">Compared to Omori alloy (43.5Fe-34Mn-15Al-7.5Ni at%), this AI alloy has less Mn, Al and Ni, but higher Fe, Si and C. It is known that Fe, Si, Al stabilize BCC a-phase, and Mn, Ni and C stabilize FCC </w:t>
      </w:r>
      <w:r w:rsidR="00C975FE" w:rsidRPr="007B65F1">
        <w:rPr>
          <w:rFonts w:ascii="Symbol" w:hAnsi="Symbol"/>
        </w:rPr>
        <w:t>g</w:t>
      </w:r>
      <w:r w:rsidR="00C975FE">
        <w:t>-phase. The original hypothesis was that these chemistry change</w:t>
      </w:r>
      <w:r w:rsidR="007B65F1">
        <w:t>s won’t change the phase constitution or stability</w:t>
      </w:r>
      <w:r w:rsidR="00C21E98">
        <w:t>, a</w:t>
      </w:r>
      <w:r w:rsidR="007B65F1">
        <w:t xml:space="preserve">nd the additional C could also </w:t>
      </w:r>
      <w:r w:rsidR="002E5B3F">
        <w:t xml:space="preserve">increase the material strength to impede </w:t>
      </w:r>
      <w:r w:rsidR="002E5B3F">
        <w:lastRenderedPageBreak/>
        <w:t xml:space="preserve">dislocation slip and promote </w:t>
      </w:r>
      <w:r w:rsidR="00C21E98">
        <w:t xml:space="preserve">stress-induced </w:t>
      </w:r>
      <w:r w:rsidR="002E5B3F">
        <w:t>phase transformation</w:t>
      </w:r>
      <w:r w:rsidR="007B65F1">
        <w:t xml:space="preserve">. Apparently, </w:t>
      </w:r>
      <w:r w:rsidR="00C21E98">
        <w:t xml:space="preserve">this </w:t>
      </w:r>
      <w:r w:rsidR="007B65F1">
        <w:t xml:space="preserve">chemistry modification favors FCC crystal structure more and </w:t>
      </w:r>
      <w:r w:rsidR="00DD6806">
        <w:t xml:space="preserve">raises the </w:t>
      </w:r>
      <w:r w:rsidR="00DD6806" w:rsidRPr="00DD6806">
        <w:rPr>
          <w:rFonts w:ascii="Symbol" w:hAnsi="Symbol"/>
        </w:rPr>
        <w:t>g</w:t>
      </w:r>
      <w:r w:rsidR="007B65F1">
        <w:t>-phase stability.</w:t>
      </w:r>
      <w:r w:rsidR="00C21E98">
        <w:t xml:space="preserve"> Adding C may be more effective than</w:t>
      </w:r>
      <w:r w:rsidR="00921562">
        <w:t xml:space="preserve"> changes in other elements.</w:t>
      </w:r>
      <w:r w:rsidR="007B65F1">
        <w:t xml:space="preserve"> </w:t>
      </w:r>
      <w:r w:rsidR="00921562">
        <w:t>It is worth mentioning that the formation of Fe</w:t>
      </w:r>
      <w:r w:rsidR="00921562" w:rsidRPr="00921562">
        <w:rPr>
          <w:vertAlign w:val="subscript"/>
        </w:rPr>
        <w:t>3</w:t>
      </w:r>
      <w:r w:rsidR="00921562">
        <w:t xml:space="preserve">Al minor phase also </w:t>
      </w:r>
      <w:r w:rsidR="00DD6806">
        <w:t>extracts</w:t>
      </w:r>
      <w:r w:rsidR="00921562">
        <w:t xml:space="preserve"> Fe and Al from the matrix, which could also decreased the </w:t>
      </w:r>
      <w:r w:rsidR="00921562" w:rsidRPr="00921562">
        <w:rPr>
          <w:rFonts w:ascii="Symbol" w:hAnsi="Symbol"/>
        </w:rPr>
        <w:t>a</w:t>
      </w:r>
      <w:r w:rsidR="00921562">
        <w:t xml:space="preserve">-phase stability.  </w:t>
      </w:r>
      <w:r w:rsidR="007B65F1">
        <w:t>C</w:t>
      </w:r>
      <w:r w:rsidRPr="006743C9">
        <w:t xml:space="preserve">onsequently, </w:t>
      </w:r>
      <w:r w:rsidR="00BA2352">
        <w:t xml:space="preserve">this </w:t>
      </w:r>
      <w:r w:rsidR="007B65F1">
        <w:t xml:space="preserve">AI </w:t>
      </w:r>
      <w:r w:rsidR="00BA2352">
        <w:t xml:space="preserve">alloy lacks </w:t>
      </w:r>
      <w:r w:rsidRPr="006743C9">
        <w:t xml:space="preserve">the chemical driving force necessary to trigger a stress-induced phase </w:t>
      </w:r>
      <w:r w:rsidR="00BA2352">
        <w:t>transformation</w:t>
      </w:r>
      <w:r w:rsidRPr="006743C9">
        <w:t xml:space="preserve"> .</w:t>
      </w:r>
    </w:p>
    <w:p w14:paraId="5B5E35A7" w14:textId="175C42A2" w:rsidR="006743C9" w:rsidRDefault="006743C9" w:rsidP="00712D06">
      <w:pPr>
        <w:pStyle w:val="BodyText"/>
        <w:spacing w:line="360" w:lineRule="auto"/>
        <w:ind w:firstLine="720"/>
        <w:jc w:val="both"/>
      </w:pPr>
      <w:r w:rsidRPr="006743C9">
        <w:t xml:space="preserve">Furthermore, mechanical and structural analyses indicate that the AI-alloy accommodated macro-deformation via irreversible dislocation slip rather than phase transitions. While the Omori-alloy relies on coherent, ordered </w:t>
      </w:r>
      <w:r w:rsidR="00BA2352" w:rsidRPr="00712D06">
        <w:rPr>
          <w:rFonts w:ascii="Symbol" w:hAnsi="Symbol"/>
        </w:rPr>
        <w:t>b</w:t>
      </w:r>
      <w:r w:rsidRPr="006743C9">
        <w:t>-</w:t>
      </w:r>
      <w:proofErr w:type="spellStart"/>
      <w:r w:rsidRPr="006743C9">
        <w:t>NiAl</w:t>
      </w:r>
      <w:proofErr w:type="spellEnd"/>
      <w:r w:rsidRPr="006743C9">
        <w:t xml:space="preserve"> (B2) precipitates within its BCC matrix to suppress permanent slip and promote transformation reversibility, the AI-alloy instead formed a </w:t>
      </w:r>
      <w:r w:rsidR="00C21E98">
        <w:t>DO3 Fe</w:t>
      </w:r>
      <w:r w:rsidR="00C21E98" w:rsidRPr="00921562">
        <w:rPr>
          <w:vertAlign w:val="subscript"/>
        </w:rPr>
        <w:t>3</w:t>
      </w:r>
      <w:r w:rsidR="00C21E98">
        <w:t>Al</w:t>
      </w:r>
      <w:r w:rsidRPr="006743C9">
        <w:t xml:space="preserve"> phase. Without the critical precipitation hardening effect provided by fine B2 precipitates, the matrix lacked sufficient resistance to plastic flow . This structural vulnerability is confirmed by the post-deformation synchrotron XRD patterns, where the transition from sharp, discrete spots to broad, partially arced rings reflects severe dislocation multiplication and sub-grain formation. Thus, the microstructural state of the AI-alloy remains highly stable at 1200 °C, prioritizing dislocation</w:t>
      </w:r>
      <w:r w:rsidR="006C062E">
        <w:t xml:space="preserve"> or deformation twinning</w:t>
      </w:r>
      <w:r w:rsidRPr="006743C9">
        <w:t xml:space="preserve">-mediated plasticity over </w:t>
      </w:r>
      <w:r w:rsidR="006C062E">
        <w:t xml:space="preserve">stress-induced </w:t>
      </w:r>
      <w:r w:rsidR="00B97209">
        <w:t xml:space="preserve">martensite </w:t>
      </w:r>
      <w:r w:rsidR="006C062E">
        <w:t>phase transformation</w:t>
      </w:r>
      <w:r w:rsidRPr="006743C9">
        <w:t>.</w:t>
      </w:r>
    </w:p>
    <w:p w14:paraId="47700974" w14:textId="2B7736E6" w:rsidR="00EB3173" w:rsidRDefault="00C43940" w:rsidP="00540902">
      <w:pPr>
        <w:pStyle w:val="Heading2"/>
        <w:spacing w:line="360" w:lineRule="auto"/>
      </w:pPr>
      <w:bookmarkStart w:id="99" w:name="X4bcaaf8d8895ba14ca300d9eece75d183bf10a6"/>
      <w:bookmarkEnd w:id="97"/>
      <w:r>
        <w:t xml:space="preserve">4.2 Anneal-temperature dependence of </w:t>
      </w:r>
      <w:r w:rsidR="00DA486A">
        <w:t>mechanical</w:t>
      </w:r>
      <w:r>
        <w:t xml:space="preserve"> properties</w:t>
      </w:r>
    </w:p>
    <w:p w14:paraId="302788C6" w14:textId="1A08AE4F" w:rsidR="00EB3173" w:rsidRDefault="00C43940" w:rsidP="006C062E">
      <w:pPr>
        <w:pStyle w:val="FirstParagraph"/>
        <w:spacing w:line="360" w:lineRule="auto"/>
        <w:jc w:val="both"/>
      </w:pPr>
      <w:r>
        <w:t xml:space="preserve">Although the AI alloy </w:t>
      </w:r>
      <w:r w:rsidR="00B97209">
        <w:t xml:space="preserve">didn’t </w:t>
      </w:r>
      <w:r>
        <w:t xml:space="preserve">show </w:t>
      </w:r>
      <w:r w:rsidR="006C062E">
        <w:t>super-elastic</w:t>
      </w:r>
      <w:r>
        <w:t xml:space="preserve"> </w:t>
      </w:r>
      <w:r w:rsidR="00B97209">
        <w:t>behavior</w:t>
      </w:r>
      <w:r>
        <w:t xml:space="preserve">, its monotonic tensile </w:t>
      </w:r>
      <w:r w:rsidR="001420BF">
        <w:t>behavior</w:t>
      </w:r>
      <w:r>
        <w:t xml:space="preserve"> varies strongly with anneal</w:t>
      </w:r>
      <w:r w:rsidR="00C406DF">
        <w:t>ing</w:t>
      </w:r>
      <w:r>
        <w:t xml:space="preserve"> temperature, and the trends are exactly those expected for a cold-drawn wire passing through recovery, recrystallization, and grain growth. Reading these as a single-specimen survey, three regimes emerge.</w:t>
      </w:r>
    </w:p>
    <w:p w14:paraId="77B6E167" w14:textId="7DD0E1FC" w:rsidR="00EB3173" w:rsidRDefault="00C43940" w:rsidP="00C406DF">
      <w:pPr>
        <w:pStyle w:val="BodyText"/>
        <w:spacing w:line="360" w:lineRule="auto"/>
        <w:ind w:firstLine="720"/>
        <w:jc w:val="both"/>
      </w:pPr>
      <w:r>
        <w:t>At the lowest temperatures (600–700 °C) the wire is very strong but essentially brittle: tensile strengths of ≈</w:t>
      </w:r>
      <w:r w:rsidR="00C406DF">
        <w:t>2009</w:t>
      </w:r>
      <w:r>
        <w:t>–</w:t>
      </w:r>
      <w:r w:rsidR="00C406DF">
        <w:t xml:space="preserve">2293 </w:t>
      </w:r>
      <w:r>
        <w:t>MPa and yield strengths of ≈</w:t>
      </w:r>
      <w:r w:rsidR="00C406DF">
        <w:t>1683</w:t>
      </w:r>
      <w:r>
        <w:t>–</w:t>
      </w:r>
      <w:r w:rsidR="00C406DF">
        <w:t xml:space="preserve">1948 </w:t>
      </w:r>
      <w:r>
        <w:t xml:space="preserve">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w:t>
      </w:r>
      <w:r>
        <w:lastRenderedPageBreak/>
        <w:t>grains. The high dislocation density retained from cold drawing is what sustains the high strength, and the small ductility gains in this window reflect stress relief rather than any genuine restoration of formability; the wire still fractures soon after yield.</w:t>
      </w:r>
    </w:p>
    <w:p w14:paraId="3DF22594" w14:textId="24FABED7" w:rsidR="00EB3173" w:rsidRDefault="00C43940" w:rsidP="00C406DF">
      <w:pPr>
        <w:pStyle w:val="BodyText"/>
        <w:spacing w:line="360" w:lineRule="auto"/>
        <w:ind w:firstLine="720"/>
        <w:jc w:val="both"/>
      </w:pPr>
      <w:r>
        <w:t xml:space="preserve">The abrupt change near 800 °C marks the onset of recrystallization. Elongation jumps from 2.2% at 700 °C to 24.0% at 800 °C while tensile strength falls from 2009 to </w:t>
      </w:r>
      <w:r w:rsidR="00C406DF">
        <w:t xml:space="preserve">1216 </w:t>
      </w:r>
      <w:r>
        <w:t xml:space="preserve">MPa and yield from </w:t>
      </w:r>
      <w:r w:rsidR="00C406DF">
        <w:t xml:space="preserve">1683 </w:t>
      </w:r>
      <w:r>
        <w:t xml:space="preserve">to </w:t>
      </w:r>
      <w:r w:rsidR="00C406DF">
        <w:t xml:space="preserve">1167 </w:t>
      </w:r>
      <w:r>
        <w:t>MPa. The discontinuity — rather than a smooth softening — is the signature of recrystallization: new equiaxed, strain-free grains nucleate and consume the deformed matrix, removing most of the stored dislocation content and abruptly restoring ductility. It is this recrystallization threshold, not a gradual process, that makes ductility appear only above ~800 °C.</w:t>
      </w:r>
    </w:p>
    <w:p w14:paraId="0D986DAB" w14:textId="69D78E03" w:rsidR="00EB3173" w:rsidRDefault="00C43940" w:rsidP="00C406DF">
      <w:pPr>
        <w:pStyle w:val="BodyText"/>
        <w:spacing w:line="360" w:lineRule="auto"/>
        <w:ind w:firstLine="720"/>
        <w:jc w:val="both"/>
      </w:pPr>
      <w:r>
        <w:t>From 800 to 1200 °C the wire is fully recrystallized and the dominant process is grain growth. Yield strength falls monotonically with temperature (</w:t>
      </w:r>
      <w:r w:rsidR="00C406DF">
        <w:t xml:space="preserve">1167 </w:t>
      </w:r>
      <w:r>
        <w:t xml:space="preserve">→ 502 MPa) </w:t>
      </w:r>
      <w:r w:rsidR="00C406DF">
        <w:t>because of continuous grain growth.</w:t>
      </w:r>
      <w:r>
        <w:t xml:space="preserve"> </w:t>
      </w:r>
      <w:r w:rsidR="00C406DF">
        <w:t>Large grains allow</w:t>
      </w:r>
      <w:r>
        <w:t xml:space="preserve"> more uniform slip </w:t>
      </w:r>
      <w:r w:rsidR="00C406DF">
        <w:t>which</w:t>
      </w:r>
      <w:r>
        <w:t xml:space="preserve"> raises elongation to a peak of ≈33% near 1000 °C. In other words, across this regime increasing grain size simultaneously decreases strength and increases ductility — the classic strength–ductility trade-off of a single-phase-controlled structural metal. Above 1000 °C elongation eases back slightly (29.7% at 1100 °C, 23.9% at 1200 °C), which we attribute to excessive coarsening reducing uniform elongation even as the matrix continues to soften. Throughout the whole sweep the elastic modulus stays within ≈150–165 </w:t>
      </w:r>
      <w:proofErr w:type="spellStart"/>
      <w:r>
        <w:t>GPa</w:t>
      </w:r>
      <w:proofErr w:type="spellEnd"/>
      <w:r>
        <w:t xml:space="preserve">, as expected for a structure-insensitive property of an essentially unchanged </w:t>
      </w:r>
      <w:r w:rsidR="00EA7EA2">
        <w:t>multi</w:t>
      </w:r>
      <w:r>
        <w:t>-phase mixture.</w:t>
      </w:r>
    </w:p>
    <w:p w14:paraId="3212498A" w14:textId="49F89715" w:rsidR="00EB3173" w:rsidRDefault="00C43940" w:rsidP="00540902">
      <w:pPr>
        <w:pStyle w:val="Heading2"/>
        <w:spacing w:line="360" w:lineRule="auto"/>
      </w:pPr>
      <w:bookmarkStart w:id="100" w:name="X786dd99677627554e2e3f42fc1659e426559e7c"/>
      <w:bookmarkEnd w:id="99"/>
      <w:r>
        <w:t xml:space="preserve">4.3 </w:t>
      </w:r>
      <w:r w:rsidR="00B97209">
        <w:t>AI won’t work?</w:t>
      </w:r>
    </w:p>
    <w:p w14:paraId="064AC4C0" w14:textId="345E66F6" w:rsidR="005C68C6" w:rsidRDefault="00CF55FA" w:rsidP="00F953F8">
      <w:pPr>
        <w:pStyle w:val="BodyText"/>
        <w:spacing w:line="360" w:lineRule="auto"/>
        <w:jc w:val="both"/>
      </w:pPr>
      <w:r w:rsidRPr="00CF55FA">
        <w:t>The AI-guided alloy design did not achieve the intended super</w:t>
      </w:r>
      <w:r>
        <w:t>-</w:t>
      </w:r>
      <w:r w:rsidRPr="00CF55FA">
        <w:t xml:space="preserve">elastic or shape-memory behavior because the model primarily relied on thermodynamic and literature-based correlations rather than a complete understanding of the complex phase-transformation mechanisms required for functional Fe-based SMAs. As shown in this study, the AI-hypothesized alloy developed a stable multiphase microstructure consisting mainly of FCC γ and BCC α phases, and neither mechanical testing nor synchrotron diffraction provided </w:t>
      </w:r>
      <w:r w:rsidRPr="00CF55FA">
        <w:lastRenderedPageBreak/>
        <w:t>evidence of stress-induced martensitic transformation. Instead, deformation was accommodated largely by conventional dislocation slip. Although the composition appeared reasonable from a thermodynamic and strengthening perspective, the AI model was unable to accurately predict the delicate balance among phase stability, transformation driving force, defect structure, precipitation behavior, and processing history that governs pseudo</w:t>
      </w:r>
      <w:r w:rsidR="00F953F8">
        <w:t>-</w:t>
      </w:r>
      <w:r w:rsidRPr="00CF55FA">
        <w:t xml:space="preserve">elasticity. </w:t>
      </w:r>
      <w:ins w:id="101" w:author="Song Cai" w:date="2026-08-07T08:51:00Z" w16du:dateUtc="2026-08-07T12:51:00Z">
        <w:r w:rsidR="005C68C6">
          <w:t xml:space="preserve">Fig. </w:t>
        </w:r>
      </w:ins>
      <w:ins w:id="102" w:author="Song Cai" w:date="2026-08-13T13:55:00Z" w16du:dateUtc="2026-08-13T17:55:00Z">
        <w:r w:rsidR="00297369">
          <w:t>9</w:t>
        </w:r>
      </w:ins>
      <w:ins w:id="103" w:author="Song Cai" w:date="2026-08-07T08:51:00Z" w16du:dateUtc="2026-08-07T12:51:00Z">
        <w:r w:rsidR="005C68C6">
          <w:t xml:space="preserve"> shows the e</w:t>
        </w:r>
        <w:r w:rsidR="005C68C6" w:rsidRPr="005C68C6">
          <w:t>quilibrium phase</w:t>
        </w:r>
        <w:r w:rsidR="005C68C6">
          <w:t xml:space="preserve"> </w:t>
        </w:r>
        <w:r w:rsidR="005C68C6" w:rsidRPr="005C68C6">
          <w:t>fraction</w:t>
        </w:r>
        <w:r w:rsidR="005C68C6">
          <w:t>s</w:t>
        </w:r>
      </w:ins>
      <w:ins w:id="104" w:author="Song Cai" w:date="2026-08-07T08:52:00Z" w16du:dateUtc="2026-08-07T12:52:00Z">
        <w:r w:rsidR="005C68C6">
          <w:t xml:space="preserve"> at different temperatures in these two alloys </w:t>
        </w:r>
      </w:ins>
      <w:ins w:id="105" w:author="Song Cai" w:date="2026-08-07T08:51:00Z" w16du:dateUtc="2026-08-07T12:51:00Z">
        <w:r w:rsidR="005C68C6">
          <w:t xml:space="preserve">calculated by CALPHAD []. </w:t>
        </w:r>
        <w:r w:rsidR="005C68C6" w:rsidRPr="005C68C6">
          <w:t xml:space="preserve"> </w:t>
        </w:r>
      </w:ins>
      <w:ins w:id="106" w:author="Song Cai" w:date="2026-08-07T09:22:00Z" w16du:dateUtc="2026-08-07T13:22:00Z">
        <w:r w:rsidR="0080664D">
          <w:t>Both</w:t>
        </w:r>
      </w:ins>
      <w:ins w:id="107" w:author="Song Cai" w:date="2026-08-07T08:51:00Z" w16du:dateUtc="2026-08-07T12:51:00Z">
        <w:r w:rsidR="005C68C6" w:rsidRPr="005C68C6">
          <w:t xml:space="preserve"> alloys are predicted to exist primarily as α phase at the 1200°C solution-treatment temperature, </w:t>
        </w:r>
      </w:ins>
      <w:ins w:id="108" w:author="Song Cai" w:date="2026-08-07T09:21:00Z" w16du:dateUtc="2026-08-07T13:21:00Z">
        <w:r w:rsidR="0080664D">
          <w:t xml:space="preserve">however, </w:t>
        </w:r>
      </w:ins>
      <w:ins w:id="109" w:author="Song Cai" w:date="2026-08-07T08:51:00Z" w16du:dateUtc="2026-08-07T12:51:00Z">
        <w:r w:rsidR="005C68C6" w:rsidRPr="005C68C6">
          <w:t xml:space="preserve">the LLM alloy exhibits substantially greater γ stability during cooling and experimentally retained a higher γ fraction after quenching. These results indicate that the AI model successfully identified a composition located closer to the α/γ phase boundary. Consequently, the absence of stress-induced α→γ transformation during mechanical loading cannot be explained by insufficient austenite stability. Instead, the results suggest that additional factors not captured by the AI model, </w:t>
        </w:r>
      </w:ins>
      <w:ins w:id="110" w:author="Song Cai" w:date="2026-08-07T09:25:00Z" w16du:dateUtc="2026-08-07T13:25:00Z">
        <w:r w:rsidR="0080664D">
          <w:t>such as</w:t>
        </w:r>
      </w:ins>
      <w:ins w:id="111" w:author="Song Cai" w:date="2026-08-07T08:51:00Z" w16du:dateUtc="2026-08-07T12:51:00Z">
        <w:r w:rsidR="005C68C6" w:rsidRPr="005C68C6">
          <w:t xml:space="preserve"> transformation kinetics, defect structure, grain morphology, and microstructural evolution during processing, controlled the deformation response. While thermodynamic calculations correctly predicted enhanced γ formation, they were insufficient to determine whether the remaining α phase possessed the metastability and transformation kinetics required for stress-assisted phase transformation. Deformation was therefore accommodated primarily by dislocation slip rather than by the intended transformation mechanism. This outcome highlights an important limitation of current AI-assisted alloy design approaches: successful prediction of equilibrium phase stability does not necessarily translate into accurate prediction of deformation-induced transformation behavior, which depends on a complex interplay between thermodynamics, kinetics, and microstructural state</w:t>
        </w:r>
      </w:ins>
      <w:ins w:id="112" w:author="Song Cai" w:date="2026-08-07T09:00:00Z" w16du:dateUtc="2026-08-07T13:00:00Z">
        <w:r w:rsidR="00912D41">
          <w:t>.</w:t>
        </w:r>
      </w:ins>
      <w:ins w:id="113" w:author="Song Cai" w:date="2026-08-07T08:59:00Z" w16du:dateUtc="2026-08-07T12:59:00Z">
        <w:r w:rsidR="00912D41">
          <w:t xml:space="preserve"> </w:t>
        </w:r>
      </w:ins>
      <w:del w:id="114" w:author="Song Cai" w:date="2026-08-07T09:27:00Z" w16du:dateUtc="2026-08-07T13:27:00Z">
        <w:r w:rsidRPr="00CF55FA" w:rsidDel="0080664D">
          <w:delText xml:space="preserve">This outcome highlights </w:delText>
        </w:r>
        <w:r w:rsidR="00F953F8" w:rsidRPr="00CF55FA" w:rsidDel="0080664D">
          <w:delText>the current</w:delText>
        </w:r>
        <w:r w:rsidRPr="00CF55FA" w:rsidDel="0080664D">
          <w:delText xml:space="preserve"> limitation of AI-assisted alloy design: available models are often trained on composition-property relationships and equilibrium thermodynamics, while kinetic effects and microstructure evolution during manufacturing remain insufficiently represented.</w:delText>
        </w:r>
      </w:del>
    </w:p>
    <w:p w14:paraId="66291740" w14:textId="795A55FD" w:rsidR="00601BC2" w:rsidRPr="00601BC2" w:rsidRDefault="00CF55FA" w:rsidP="0057108D">
      <w:pPr>
        <w:pStyle w:val="BodyText"/>
        <w:spacing w:line="360" w:lineRule="auto"/>
        <w:ind w:firstLine="720"/>
        <w:jc w:val="both"/>
        <w:rPr>
          <w:rFonts w:ascii="Times New Roman" w:eastAsia="Times New Roman" w:hAnsi="Times New Roman" w:cs="Times New Roman"/>
        </w:rPr>
      </w:pPr>
      <w:r w:rsidRPr="00CF55FA">
        <w:t xml:space="preserve">Nevertheless, AI-assisted alloy design is likely to become increasingly successful in the future. As larger experimental databases become available and models begin to </w:t>
      </w:r>
      <w:r w:rsidRPr="00CF55FA">
        <w:lastRenderedPageBreak/>
        <w:t>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therefore should be viewed not as a failure of AI itself, but as evidence that current AI models have not yet fully captured the complexity of structure–processing–property relationships in shape memory alloys.</w:t>
      </w:r>
    </w:p>
    <w:p w14:paraId="324DDA90" w14:textId="77777777" w:rsidR="00EB3173" w:rsidRDefault="00C43940" w:rsidP="00540902">
      <w:pPr>
        <w:pStyle w:val="Heading1"/>
        <w:spacing w:line="360" w:lineRule="auto"/>
      </w:pPr>
      <w:bookmarkStart w:id="115" w:name="conclusions"/>
      <w:bookmarkEnd w:id="98"/>
      <w:bookmarkEnd w:id="100"/>
      <w:r>
        <w:t>5. Conclusions</w:t>
      </w:r>
    </w:p>
    <w:p w14:paraId="06DDB3A8" w14:textId="669AE125" w:rsidR="00F953F8" w:rsidRDefault="00D72222" w:rsidP="00D72222">
      <w:pPr>
        <w:spacing w:before="100" w:beforeAutospacing="1" w:after="100" w:afterAutospacing="1" w:line="360" w:lineRule="auto"/>
        <w:jc w:val="both"/>
        <w:rPr>
          <w:rFonts w:eastAsia="Times New Roman" w:cs="Arial"/>
        </w:rPr>
      </w:pPr>
      <w:r w:rsidRPr="00D72222">
        <w:rPr>
          <w:rFonts w:eastAsia="Times New Roman" w:cs="Arial"/>
        </w:rPr>
        <w:t>An AI-guided deep-research workflow was used to design a low-cost Fe-Mn-Al-based alloy targeting room-temperature super</w:t>
      </w:r>
      <w:r>
        <w:rPr>
          <w:rFonts w:eastAsia="Times New Roman" w:cs="Arial"/>
        </w:rPr>
        <w:t>-</w:t>
      </w:r>
      <w:r w:rsidRPr="00D72222">
        <w:rPr>
          <w:rFonts w:eastAsia="Times New Roman" w:cs="Arial"/>
        </w:rPr>
        <w:t xml:space="preserve">elasticity. The proposed alloy was successfully synthesized and compared with the benchmark Fe-Mn-Al-Ni alloy reported by Omori et al. under identical processing conditions. </w:t>
      </w:r>
      <w:r>
        <w:rPr>
          <w:rFonts w:eastAsia="Times New Roman" w:cs="Arial"/>
        </w:rPr>
        <w:t>It is found</w:t>
      </w:r>
      <w:r w:rsidRPr="00D72222">
        <w:rPr>
          <w:rFonts w:eastAsia="Times New Roman" w:cs="Arial"/>
        </w:rPr>
        <w:t xml:space="preserve"> that the AI-designed alloy developed a stable dual-phase FCC/BCC microstructure and exhibited deformation primarily through dislocation slip rather than stress-induced martensitic transformation. Consequently, neither super</w:t>
      </w:r>
      <w:r>
        <w:rPr>
          <w:rFonts w:eastAsia="Times New Roman" w:cs="Arial"/>
        </w:rPr>
        <w:t>-</w:t>
      </w:r>
      <w:r w:rsidRPr="00D72222">
        <w:rPr>
          <w:rFonts w:eastAsia="Times New Roman" w:cs="Arial"/>
        </w:rPr>
        <w:t>elasticity nor shape-memory behavior was observed, whereas the reference alloy showed clear evidence of transformational deformation</w:t>
      </w:r>
    </w:p>
    <w:p w14:paraId="3ACC5186" w14:textId="5889957F" w:rsidR="007E315D" w:rsidRPr="00D72222" w:rsidRDefault="007E315D" w:rsidP="0057108D">
      <w:pPr>
        <w:spacing w:before="100" w:beforeAutospacing="1" w:after="100" w:afterAutospacing="1" w:line="360" w:lineRule="auto"/>
        <w:ind w:firstLine="720"/>
        <w:jc w:val="both"/>
        <w:rPr>
          <w:rFonts w:eastAsia="Times New Roman" w:cs="Arial"/>
        </w:rPr>
      </w:pPr>
      <w:r w:rsidRPr="007E315D">
        <w:rPr>
          <w:rFonts w:eastAsia="Times New Roman" w:cs="Arial"/>
        </w:rPr>
        <w:t xml:space="preserve">These results highlight an important limitation of current AI-assisted alloy design. While AI can rapidly generate compositionally plausible alloy candidates based on thermodynamic considerations and literature knowledge, it does not yet fully capture the complex interactions among composition, processing, microstructure evolution, and deformation mechanisms that govern shape-memory performance. Nevertheless, this work demonstrates the value of experimentally validating AI-generated hypotheses and suggests </w:t>
      </w:r>
      <w:r w:rsidRPr="007E315D">
        <w:rPr>
          <w:rFonts w:eastAsia="Times New Roman" w:cs="Arial"/>
        </w:rPr>
        <w:lastRenderedPageBreak/>
        <w:t>that future models incorporating kinetic effects, phase transformations, and processing history may become powerful tools for accelerated alloy discovery.</w:t>
      </w:r>
    </w:p>
    <w:p w14:paraId="43EB0716" w14:textId="77777777" w:rsidR="00EB3173" w:rsidRDefault="00C43940" w:rsidP="00540902">
      <w:pPr>
        <w:pStyle w:val="Heading1"/>
        <w:spacing w:line="360" w:lineRule="auto"/>
      </w:pPr>
      <w:bookmarkStart w:id="116" w:name="acknowledgments"/>
      <w:bookmarkEnd w:id="115"/>
      <w:r>
        <w:t>Acknowledgments</w:t>
      </w:r>
    </w:p>
    <w:p w14:paraId="19404400" w14:textId="77777777" w:rsidR="00F551E8" w:rsidRDefault="00C43940" w:rsidP="00F551E8">
      <w:pPr>
        <w:spacing w:after="0" w:line="480" w:lineRule="auto"/>
        <w:jc w:val="both"/>
        <w:rPr>
          <w:rFonts w:ascii="Times New Roman" w:hAnsi="Times New Roman" w:cs="Times New Roman"/>
        </w:rPr>
      </w:pPr>
      <w:r>
        <w:t xml:space="preserve">The authors thank Fort Wayne Metals for providing access to melting, hot-rolling, cold-drawing, and metallography facilities, and for technical guidance throughout alloy synthesis. </w:t>
      </w:r>
    </w:p>
    <w:p w14:paraId="2A7BA944" w14:textId="5196C922" w:rsidR="00EB3173" w:rsidRDefault="00F551E8" w:rsidP="00F551E8">
      <w:pPr>
        <w:spacing w:after="0" w:line="480" w:lineRule="auto"/>
        <w:jc w:val="both"/>
      </w:pPr>
      <w:r>
        <w:rPr>
          <w:rFonts w:ascii="Times New Roman" w:hAnsi="Times New Roman" w:cs="Times New Roman"/>
        </w:rPr>
        <w:t xml:space="preserve">SC also thank his colleagues Andrew Michael for melting the alloys, </w:t>
      </w:r>
      <w:r w:rsidRPr="004156FD">
        <w:rPr>
          <w:rFonts w:ascii="Times New Roman" w:hAnsi="Times New Roman" w:cs="Times New Roman"/>
        </w:rPr>
        <w:t>Todd Darley</w:t>
      </w:r>
      <w:r>
        <w:rPr>
          <w:rFonts w:ascii="Times New Roman" w:hAnsi="Times New Roman" w:cs="Times New Roman"/>
        </w:rPr>
        <w:t xml:space="preserve"> for SEM analysis.</w:t>
      </w:r>
      <w:r w:rsidRPr="004156FD">
        <w:t xml:space="preserve"> </w:t>
      </w:r>
      <w:r w:rsidRPr="004156FD">
        <w:rPr>
          <w:rFonts w:ascii="Times New Roman" w:hAnsi="Times New Roman" w:cs="Times New Roman"/>
        </w:rPr>
        <w:t>Synchrotron X-ray diffraction w</w:t>
      </w:r>
      <w:r>
        <w:rPr>
          <w:rFonts w:ascii="Times New Roman" w:hAnsi="Times New Roman" w:cs="Times New Roman"/>
        </w:rPr>
        <w:t xml:space="preserve">as </w:t>
      </w:r>
      <w:r w:rsidRPr="004156FD">
        <w:rPr>
          <w:rFonts w:ascii="Times New Roman" w:hAnsi="Times New Roman" w:cs="Times New Roman"/>
        </w:rPr>
        <w:t xml:space="preserve">carried out on beamline BL12SW at Shanghai Synchrotron Radiation Facility (SSRF) under proposal No. 2024-SSRF-PT-505463. </w:t>
      </w:r>
      <w:r w:rsidRPr="00341FE3">
        <w:rPr>
          <w:rFonts w:ascii="Times New Roman" w:hAnsi="Times New Roman" w:cs="Times New Roman"/>
        </w:rPr>
        <w:t>Data analysis w</w:t>
      </w:r>
      <w:r>
        <w:rPr>
          <w:rFonts w:ascii="Times New Roman" w:hAnsi="Times New Roman" w:cs="Times New Roman"/>
        </w:rPr>
        <w:t>as performed by using the FIT2D and Maud</w:t>
      </w:r>
      <w:r w:rsidRPr="00341FE3">
        <w:rPr>
          <w:rFonts w:ascii="Times New Roman" w:hAnsi="Times New Roman" w:cs="Times New Roman"/>
        </w:rPr>
        <w:t xml:space="preserve"> software.</w:t>
      </w:r>
    </w:p>
    <w:p w14:paraId="18A2DE28" w14:textId="77777777" w:rsidR="00EB3173" w:rsidRDefault="00C43940" w:rsidP="00540902">
      <w:pPr>
        <w:pStyle w:val="Heading1"/>
        <w:spacing w:line="360" w:lineRule="auto"/>
      </w:pPr>
      <w:bookmarkStart w:id="117" w:name="declarations"/>
      <w:bookmarkEnd w:id="116"/>
      <w:r>
        <w:t>Declarations</w:t>
      </w:r>
    </w:p>
    <w:p w14:paraId="3B317348" w14:textId="77777777" w:rsidR="00EB3173" w:rsidRDefault="00C43940" w:rsidP="00540902">
      <w:pPr>
        <w:pStyle w:val="FirstParagraph"/>
        <w:spacing w:line="360" w:lineRule="auto"/>
      </w:pPr>
      <w:r>
        <w:rPr>
          <w:b/>
          <w:bCs/>
        </w:rPr>
        <w:t>Funding.</w:t>
      </w:r>
      <w:r>
        <w:t xml:space="preserve"> No external funding was received for this work.</w:t>
      </w:r>
    </w:p>
    <w:p w14:paraId="73206752" w14:textId="77777777" w:rsidR="00EB3173" w:rsidRDefault="00C43940" w:rsidP="00540902">
      <w:pPr>
        <w:pStyle w:val="BodyText"/>
        <w:spacing w:line="360" w:lineRule="auto"/>
      </w:pPr>
      <w:r>
        <w:rPr>
          <w:b/>
          <w:bCs/>
        </w:rPr>
        <w:t>Competing interests.</w:t>
      </w:r>
      <w:r>
        <w:t xml:space="preserve"> The authors declare no competing interests.</w:t>
      </w:r>
    </w:p>
    <w:p w14:paraId="3D28B0A5" w14:textId="77777777" w:rsidR="00EB3173" w:rsidRDefault="00C43940" w:rsidP="00540902">
      <w:pPr>
        <w:pStyle w:val="BodyText"/>
        <w:spacing w:line="360" w:lineRule="auto"/>
      </w:pPr>
      <w:r>
        <w:rPr>
          <w:b/>
          <w:bCs/>
        </w:rPr>
        <w:t>Data availability.</w:t>
      </w:r>
      <w:r>
        <w:t xml:space="preserve"> ICP-AES and interstitial-gas (ASTM E1019) chemistry certificates for both heats, raw synchrotron diffraction data, Instron cyclic-tensile export data, and metallographic images are available from the corresponding author on reasonable request.</w:t>
      </w:r>
    </w:p>
    <w:p w14:paraId="5D0D8D85" w14:textId="66C008C3" w:rsidR="00EB3173" w:rsidRDefault="00EB3173" w:rsidP="00540902">
      <w:pPr>
        <w:spacing w:line="360" w:lineRule="auto"/>
      </w:pPr>
    </w:p>
    <w:p w14:paraId="6BFB1083" w14:textId="77777777" w:rsidR="00EB3173" w:rsidRDefault="00C43940" w:rsidP="00540902">
      <w:pPr>
        <w:pStyle w:val="Bibliography"/>
        <w:spacing w:line="360" w:lineRule="auto"/>
      </w:pPr>
      <w:bookmarkStart w:id="118" w:name="ref-abuzaid2019femnnial"/>
      <w:bookmarkStart w:id="119" w:name="refs"/>
      <w:r>
        <w:t xml:space="preserve">Abuzaid W, Wu Y, Sidharth R, et al (2019) </w:t>
      </w:r>
      <w:proofErr w:type="spellStart"/>
      <w:r>
        <w:t>FeMnNiAl</w:t>
      </w:r>
      <w:proofErr w:type="spellEnd"/>
      <w:r>
        <w:t xml:space="preserve"> iron-based shape memory alloy: Promises and challenges. Shape Memory and </w:t>
      </w:r>
      <w:proofErr w:type="spellStart"/>
      <w:r>
        <w:t>Superelasticity</w:t>
      </w:r>
      <w:proofErr w:type="spellEnd"/>
      <w:r>
        <w:t xml:space="preserve"> 5:384–396. </w:t>
      </w:r>
      <w:hyperlink r:id="rId6">
        <w:r w:rsidR="00EB3173">
          <w:rPr>
            <w:rStyle w:val="Hyperlink"/>
          </w:rPr>
          <w:t>https://doi.org/10.1007/s40830-019-00230-9</w:t>
        </w:r>
      </w:hyperlink>
    </w:p>
    <w:p w14:paraId="19B572B2" w14:textId="77777777" w:rsidR="00EB3173" w:rsidRDefault="00C43940" w:rsidP="00540902">
      <w:pPr>
        <w:pStyle w:val="Bibliography"/>
        <w:spacing w:line="360" w:lineRule="auto"/>
      </w:pPr>
      <w:bookmarkStart w:id="120" w:name="ref-bhadeshia2010steels"/>
      <w:bookmarkEnd w:id="118"/>
      <w:proofErr w:type="spellStart"/>
      <w:r>
        <w:t>Bhadeshia</w:t>
      </w:r>
      <w:proofErr w:type="spellEnd"/>
      <w:r>
        <w:t xml:space="preserve"> HKDH, </w:t>
      </w:r>
      <w:proofErr w:type="spellStart"/>
      <w:r>
        <w:t>Honeycombe</w:t>
      </w:r>
      <w:proofErr w:type="spellEnd"/>
      <w:r>
        <w:t xml:space="preserve"> RWK (2017) Steels: Microstructure and properties, Fourth. Elsevier Butterworth-Heinemann, Oxford</w:t>
      </w:r>
    </w:p>
    <w:p w14:paraId="60FDC8F0" w14:textId="77777777" w:rsidR="00EB3173" w:rsidRDefault="00C43940" w:rsidP="00540902">
      <w:pPr>
        <w:pStyle w:val="Bibliography"/>
        <w:spacing w:line="360" w:lineRule="auto"/>
      </w:pPr>
      <w:bookmarkStart w:id="121" w:name="ref-cladera2014ironbased"/>
      <w:bookmarkEnd w:id="120"/>
      <w:proofErr w:type="spellStart"/>
      <w:r>
        <w:lastRenderedPageBreak/>
        <w:t>Cladera</w:t>
      </w:r>
      <w:proofErr w:type="spellEnd"/>
      <w:r>
        <w:t xml:space="preserve"> A, Weber B, Leinenbach C, et al (2014) Iron-based shape memory alloys for civil engineering structures: An overview. Construction and Building Materials 63:281–293. </w:t>
      </w:r>
      <w:hyperlink r:id="rId7">
        <w:r w:rsidR="00EB3173">
          <w:rPr>
            <w:rStyle w:val="Hyperlink"/>
          </w:rPr>
          <w:t>https://doi.org/10.1016/j.conbuildmat.2014.04.032</w:t>
        </w:r>
      </w:hyperlink>
    </w:p>
    <w:p w14:paraId="03129AD3" w14:textId="77777777" w:rsidR="00EB3173" w:rsidRDefault="00C43940" w:rsidP="00540902">
      <w:pPr>
        <w:pStyle w:val="Bibliography"/>
        <w:spacing w:line="360" w:lineRule="auto"/>
      </w:pPr>
      <w:bookmarkStart w:id="122" w:name="ref-duerig1999overview"/>
      <w:bookmarkEnd w:id="121"/>
      <w:proofErr w:type="spellStart"/>
      <w:r>
        <w:t>Duerig</w:t>
      </w:r>
      <w:proofErr w:type="spellEnd"/>
      <w:r>
        <w:t xml:space="preserve"> T, Pelton A, Stöckel D (1999) An overview of nitinol medical applications. Materials Science and Engineering: A 273–275:149–160. </w:t>
      </w:r>
      <w:hyperlink r:id="rId8">
        <w:r w:rsidR="00EB3173">
          <w:rPr>
            <w:rStyle w:val="Hyperlink"/>
          </w:rPr>
          <w:t>https://doi.org/10.1016/S0921-5093(99)00294-4</w:t>
        </w:r>
      </w:hyperlink>
    </w:p>
    <w:p w14:paraId="7BCA38E3" w14:textId="77777777" w:rsidR="00EB3173" w:rsidRDefault="00C43940" w:rsidP="00540902">
      <w:pPr>
        <w:pStyle w:val="Bibliography"/>
        <w:spacing w:line="360" w:lineRule="auto"/>
      </w:pPr>
      <w:bookmarkStart w:id="123" w:name="ref-comanici2025gemini"/>
      <w:bookmarkEnd w:id="122"/>
      <w:r>
        <w:t xml:space="preserve">Google DeepMind (2025) </w:t>
      </w:r>
      <w:hyperlink r:id="rId9">
        <w:r w:rsidR="00EB3173">
          <w:rPr>
            <w:rStyle w:val="Hyperlink"/>
          </w:rPr>
          <w:t>Gemini 2.5: Pushing the frontier with advanced reasoning, multimodality, long context, and next-generation agentic capabilities</w:t>
        </w:r>
      </w:hyperlink>
    </w:p>
    <w:p w14:paraId="17F54B10" w14:textId="77777777" w:rsidR="00EB3173" w:rsidRDefault="00C43940" w:rsidP="00540902">
      <w:pPr>
        <w:pStyle w:val="Bibliography"/>
        <w:spacing w:line="360" w:lineRule="auto"/>
      </w:pPr>
      <w:bookmarkStart w:id="124" w:name="ref-hu2024beyond"/>
      <w:bookmarkEnd w:id="123"/>
      <w:r>
        <w:t xml:space="preserve">Hu Q, Han R, Buehler MJ (2024) </w:t>
      </w:r>
      <w:hyperlink r:id="rId10">
        <w:r w:rsidR="00EB3173">
          <w:rPr>
            <w:rStyle w:val="Hyperlink"/>
          </w:rPr>
          <w:t>Beyond designer’s knowledge: Generating materials design hypotheses via large language models</w:t>
        </w:r>
      </w:hyperlink>
    </w:p>
    <w:p w14:paraId="384D7343" w14:textId="77777777" w:rsidR="00EB3173" w:rsidRDefault="00C43940" w:rsidP="00540902">
      <w:pPr>
        <w:pStyle w:val="Bibliography"/>
        <w:spacing w:line="360" w:lineRule="auto"/>
      </w:pPr>
      <w:bookmarkStart w:id="125" w:name="ref-lagoudas2008shape"/>
      <w:bookmarkEnd w:id="124"/>
      <w:proofErr w:type="spellStart"/>
      <w:r>
        <w:t>Lagoudas</w:t>
      </w:r>
      <w:proofErr w:type="spellEnd"/>
      <w:r>
        <w:t xml:space="preserve"> DC (ed) (2008) </w:t>
      </w:r>
      <w:hyperlink r:id="rId11">
        <w:r w:rsidR="00EB3173">
          <w:rPr>
            <w:rStyle w:val="Hyperlink"/>
          </w:rPr>
          <w:t>Shape memory alloys: Modeling and engineering applications</w:t>
        </w:r>
      </w:hyperlink>
      <w:r>
        <w:t>. Springer, New York</w:t>
      </w:r>
    </w:p>
    <w:p w14:paraId="0E4BB200" w14:textId="77777777" w:rsidR="00EB3173" w:rsidRDefault="00C43940" w:rsidP="00540902">
      <w:pPr>
        <w:pStyle w:val="Bibliography"/>
        <w:spacing w:line="360" w:lineRule="auto"/>
      </w:pPr>
      <w:bookmarkStart w:id="126" w:name="ref-generativeinversion2025"/>
      <w:bookmarkEnd w:id="125"/>
      <w:r>
        <w:t xml:space="preserve">Li C, Dang P, Xian Y, et al (2025) </w:t>
      </w:r>
      <w:hyperlink r:id="rId12">
        <w:r w:rsidR="00EB3173">
          <w:rPr>
            <w:rStyle w:val="Hyperlink"/>
          </w:rPr>
          <w:t>Generative inversion for property-targeted materials design: Application to shape memory alloys</w:t>
        </w:r>
      </w:hyperlink>
    </w:p>
    <w:p w14:paraId="08F8699E" w14:textId="77777777" w:rsidR="00EB3173" w:rsidRDefault="00C43940" w:rsidP="00540902">
      <w:pPr>
        <w:pStyle w:val="Bibliography"/>
        <w:spacing w:line="360" w:lineRule="auto"/>
      </w:pPr>
      <w:bookmarkStart w:id="127" w:name="ref-merchant2023gnome"/>
      <w:bookmarkEnd w:id="126"/>
      <w:r>
        <w:t xml:space="preserve">Merchant A, </w:t>
      </w:r>
      <w:proofErr w:type="spellStart"/>
      <w:r>
        <w:t>Batzner</w:t>
      </w:r>
      <w:proofErr w:type="spellEnd"/>
      <w:r>
        <w:t xml:space="preserve"> S, Schoenholz SS, et al (2023) Scaling deep learning for materials discovery. Nature 624:80–85. </w:t>
      </w:r>
      <w:hyperlink r:id="rId13">
        <w:r w:rsidR="00EB3173">
          <w:rPr>
            <w:rStyle w:val="Hyperlink"/>
          </w:rPr>
          <w:t>https://doi.org/10.1038/s41586-023-06735-9</w:t>
        </w:r>
      </w:hyperlink>
    </w:p>
    <w:p w14:paraId="3CF88E0B" w14:textId="77777777" w:rsidR="00EB3173" w:rsidRDefault="00C43940" w:rsidP="00540902">
      <w:pPr>
        <w:pStyle w:val="Bibliography"/>
        <w:spacing w:line="360" w:lineRule="auto"/>
      </w:pPr>
      <w:bookmarkStart w:id="128" w:name="ref-mohd2014nitinol"/>
      <w:bookmarkEnd w:id="127"/>
      <w:r>
        <w:t xml:space="preserve">Mohd Jani J, Leary M, Subic A, Gibson MA (2014) A review of shape memory alloy research, applications and opportunities. Materials &amp; Design 56:1078–1113. </w:t>
      </w:r>
      <w:hyperlink r:id="rId14">
        <w:r w:rsidR="00EB3173">
          <w:rPr>
            <w:rStyle w:val="Hyperlink"/>
          </w:rPr>
          <w:t>https://doi.org/10.1016/j.matdes.2013.11.084</w:t>
        </w:r>
      </w:hyperlink>
    </w:p>
    <w:p w14:paraId="266E05F4" w14:textId="77777777" w:rsidR="00EB3173" w:rsidRDefault="00C43940" w:rsidP="00540902">
      <w:pPr>
        <w:pStyle w:val="Bibliography"/>
        <w:spacing w:line="360" w:lineRule="auto"/>
      </w:pPr>
      <w:bookmarkStart w:id="129" w:name="ref-omori2011superelastic"/>
      <w:bookmarkEnd w:id="128"/>
      <w:r>
        <w:t xml:space="preserve">Omori T, Ando K, Okano M, et al (2011) </w:t>
      </w:r>
      <w:proofErr w:type="spellStart"/>
      <w:r>
        <w:t>Superelastic</w:t>
      </w:r>
      <w:proofErr w:type="spellEnd"/>
      <w:r>
        <w:t xml:space="preserve"> effect in polycrystalline ferrous alloys. Science 333:68–71. </w:t>
      </w:r>
      <w:hyperlink r:id="rId15">
        <w:r w:rsidR="00EB3173">
          <w:rPr>
            <w:rStyle w:val="Hyperlink"/>
          </w:rPr>
          <w:t>https://doi.org/10.1126/science.1202232</w:t>
        </w:r>
      </w:hyperlink>
    </w:p>
    <w:p w14:paraId="65E71FD4" w14:textId="77777777" w:rsidR="00EB3173" w:rsidRDefault="00C43940" w:rsidP="00540902">
      <w:pPr>
        <w:pStyle w:val="Bibliography"/>
        <w:spacing w:line="360" w:lineRule="auto"/>
      </w:pPr>
      <w:bookmarkStart w:id="130" w:name="ref-omori2017martensitic"/>
      <w:bookmarkEnd w:id="129"/>
      <w:r>
        <w:t xml:space="preserve">Omori T, </w:t>
      </w:r>
      <w:proofErr w:type="spellStart"/>
      <w:r>
        <w:t>Kainuma</w:t>
      </w:r>
      <w:proofErr w:type="spellEnd"/>
      <w:r>
        <w:t xml:space="preserve"> R (2017) Martensitic transformation and </w:t>
      </w:r>
      <w:proofErr w:type="spellStart"/>
      <w:r>
        <w:t>superelasticity</w:t>
      </w:r>
      <w:proofErr w:type="spellEnd"/>
      <w:r>
        <w:t xml:space="preserve"> in </w:t>
      </w:r>
      <w:proofErr w:type="spellStart"/>
      <w:r>
        <w:t>fe</w:t>
      </w:r>
      <w:proofErr w:type="spellEnd"/>
      <w:r>
        <w:t>-</w:t>
      </w:r>
      <w:proofErr w:type="spellStart"/>
      <w:r>
        <w:t>mn</w:t>
      </w:r>
      <w:proofErr w:type="spellEnd"/>
      <w:r>
        <w:t xml:space="preserve">-al-based shape memory alloys. Shape Memory and </w:t>
      </w:r>
      <w:proofErr w:type="spellStart"/>
      <w:r>
        <w:t>Superelasticity</w:t>
      </w:r>
      <w:proofErr w:type="spellEnd"/>
      <w:r>
        <w:t xml:space="preserve"> 3:322–334. </w:t>
      </w:r>
      <w:hyperlink r:id="rId16">
        <w:r w:rsidR="00EB3173">
          <w:rPr>
            <w:rStyle w:val="Hyperlink"/>
          </w:rPr>
          <w:t>https://doi.org/10.1007/s40830-017-0129-9</w:t>
        </w:r>
      </w:hyperlink>
    </w:p>
    <w:p w14:paraId="6EBCFF13" w14:textId="77777777" w:rsidR="00EB3173" w:rsidRDefault="00C43940" w:rsidP="00540902">
      <w:pPr>
        <w:pStyle w:val="Bibliography"/>
        <w:spacing w:line="360" w:lineRule="auto"/>
      </w:pPr>
      <w:bookmarkStart w:id="131" w:name="ref-otsuka2005physical"/>
      <w:bookmarkEnd w:id="130"/>
      <w:r>
        <w:lastRenderedPageBreak/>
        <w:t>Otsuka K, Wayman CM (1998) Physical metallurgy of titanium-nickel-based shape memory alloys. Cambridge University Press, Cambridge, UK</w:t>
      </w:r>
    </w:p>
    <w:p w14:paraId="63926DCB" w14:textId="77777777" w:rsidR="00EB3173" w:rsidRDefault="00C43940" w:rsidP="00540902">
      <w:pPr>
        <w:pStyle w:val="Bibliography"/>
        <w:spacing w:line="360" w:lineRule="auto"/>
      </w:pPr>
      <w:bookmarkStart w:id="132" w:name="ref-aims2022"/>
      <w:bookmarkEnd w:id="131"/>
      <w:r>
        <w:t xml:space="preserve">Trehern W, Ortiz-Ayala R, Atli KC, et al (2022) Data-driven shape memory alloy discovery using artificial intelligence materials selection (AIMS) framework. Acta </w:t>
      </w:r>
      <w:proofErr w:type="spellStart"/>
      <w:r>
        <w:t>Materialia</w:t>
      </w:r>
      <w:proofErr w:type="spellEnd"/>
      <w:r>
        <w:t xml:space="preserve"> 228:117751. </w:t>
      </w:r>
      <w:hyperlink r:id="rId17">
        <w:r w:rsidR="00EB3173">
          <w:rPr>
            <w:rStyle w:val="Hyperlink"/>
          </w:rPr>
          <w:t>https://doi.org/10.1016/j.actamat.2022.117751</w:t>
        </w:r>
      </w:hyperlink>
    </w:p>
    <w:p w14:paraId="038AE230" w14:textId="77777777" w:rsidR="00EB3173" w:rsidRDefault="00C43940" w:rsidP="00540902">
      <w:pPr>
        <w:pStyle w:val="Bibliography"/>
        <w:spacing w:line="360" w:lineRule="auto"/>
      </w:pPr>
      <w:bookmarkStart w:id="133" w:name="ref-vollmer2016cyclic"/>
      <w:bookmarkEnd w:id="132"/>
      <w:r>
        <w:t xml:space="preserve">Vollmer M, </w:t>
      </w:r>
      <w:proofErr w:type="spellStart"/>
      <w:r>
        <w:t>Krooß</w:t>
      </w:r>
      <w:proofErr w:type="spellEnd"/>
      <w:r>
        <w:t xml:space="preserve"> P, Kriegel MJ, et al (2016) Cyclic degradation in bamboo-like Fe-Mn-Al-Ni shape memory alloys: The role of grain orientation. Scripta </w:t>
      </w:r>
      <w:proofErr w:type="spellStart"/>
      <w:r>
        <w:t>Materialia</w:t>
      </w:r>
      <w:proofErr w:type="spellEnd"/>
      <w:r>
        <w:t xml:space="preserve"> 114:156–160. </w:t>
      </w:r>
      <w:hyperlink r:id="rId18">
        <w:r w:rsidR="00EB3173">
          <w:rPr>
            <w:rStyle w:val="Hyperlink"/>
          </w:rPr>
          <w:t>https://doi.org/10.1016/j.scriptamat.2015.12.007</w:t>
        </w:r>
      </w:hyperlink>
    </w:p>
    <w:p w14:paraId="0213EBF6" w14:textId="77777777" w:rsidR="00EB3173" w:rsidRDefault="00C43940" w:rsidP="00540902">
      <w:pPr>
        <w:pStyle w:val="Bibliography"/>
        <w:spacing w:line="360" w:lineRule="auto"/>
      </w:pPr>
      <w:bookmarkStart w:id="134" w:name="ref-xu2025deepresearch"/>
      <w:bookmarkEnd w:id="133"/>
      <w:r>
        <w:t xml:space="preserve">Xu R, Peng J (2025) </w:t>
      </w:r>
      <w:hyperlink r:id="rId19">
        <w:r w:rsidR="00EB3173">
          <w:rPr>
            <w:rStyle w:val="Hyperlink"/>
          </w:rPr>
          <w:t>A comprehensive survey of deep research: Systems, methodologies, and applications</w:t>
        </w:r>
      </w:hyperlink>
    </w:p>
    <w:p w14:paraId="514FE966" w14:textId="77777777" w:rsidR="00EB3173" w:rsidRDefault="00C43940" w:rsidP="00540902">
      <w:pPr>
        <w:pStyle w:val="Bibliography"/>
        <w:spacing w:line="360" w:lineRule="auto"/>
      </w:pPr>
      <w:bookmarkStart w:id="135" w:name="ref-ssrf2024bl12sw"/>
      <w:bookmarkEnd w:id="134"/>
      <w:r>
        <w:t xml:space="preserve">Yan J, Liu P, Lin J, et al (2024) Ultra-hard X-ray multifunctional application beamline at the SSRF. Nuclear Science and Techniques 35:73. </w:t>
      </w:r>
      <w:hyperlink r:id="rId20">
        <w:r w:rsidR="00EB3173">
          <w:rPr>
            <w:rStyle w:val="Hyperlink"/>
          </w:rPr>
          <w:t>https://doi.org/10.1007/s41365-024-01468-4</w:t>
        </w:r>
      </w:hyperlink>
    </w:p>
    <w:p w14:paraId="01B9CE45" w14:textId="77777777" w:rsidR="00EB3173" w:rsidRDefault="00C43940" w:rsidP="001A4811">
      <w:pPr>
        <w:pStyle w:val="Bibliography"/>
        <w:spacing w:line="360" w:lineRule="auto"/>
      </w:pPr>
      <w:bookmarkStart w:id="136" w:name="ref-zener1948"/>
      <w:bookmarkEnd w:id="135"/>
      <w:r>
        <w:t>Zener C (1946) Kinetics of the decomposition of austenite. Transactions of the AIME 167:550–595</w:t>
      </w:r>
      <w:bookmarkEnd w:id="117"/>
      <w:bookmarkEnd w:id="119"/>
      <w:bookmarkEnd w:id="136"/>
    </w:p>
    <w:p w14:paraId="55367D4C" w14:textId="77777777" w:rsidR="00EC030A" w:rsidRDefault="00EC030A" w:rsidP="00EC030A">
      <w:pPr>
        <w:pStyle w:val="Bibliography"/>
        <w:spacing w:line="360" w:lineRule="auto"/>
      </w:pPr>
      <w:r>
        <w:t>14.</w:t>
      </w:r>
      <w:r>
        <w:tab/>
        <w:t xml:space="preserve">A.P. Hammersley (1998) FIT2D V9.129 reference manual V3.1, ESRF internal report </w:t>
      </w:r>
    </w:p>
    <w:p w14:paraId="2671B2BD" w14:textId="77777777" w:rsidR="00EC030A" w:rsidRDefault="00EC030A" w:rsidP="00EC030A">
      <w:pPr>
        <w:pStyle w:val="Bibliography"/>
        <w:spacing w:line="360" w:lineRule="auto"/>
      </w:pPr>
      <w:r>
        <w:t>15.</w:t>
      </w:r>
      <w:r>
        <w:tab/>
        <w:t xml:space="preserve">H.M. Rietveld (1969) A Profile refinement Method for Nuclear and Magnetic Structures. J Appl </w:t>
      </w:r>
      <w:proofErr w:type="spellStart"/>
      <w:r>
        <w:t>Crystallogr</w:t>
      </w:r>
      <w:proofErr w:type="spellEnd"/>
      <w:r>
        <w:t xml:space="preserve"> 2: 65–71</w:t>
      </w:r>
    </w:p>
    <w:p w14:paraId="52E0AAFD" w14:textId="72E2C63D" w:rsidR="00EC030A" w:rsidRDefault="00EC030A" w:rsidP="00540902">
      <w:pPr>
        <w:pStyle w:val="Bibliography"/>
        <w:spacing w:line="360" w:lineRule="auto"/>
      </w:pPr>
      <w:r>
        <w:t>16.</w:t>
      </w:r>
      <w:r>
        <w:tab/>
        <w:t>L. Lutterotti, S. Matthies, H.R. Wenk, A.S. Schulz, J.W. Richardson (1997) Combined texture and structure analysis of deformed limestone from time-of-flight neutron diffraction spectra. J Appl Phys 81: 594-600</w:t>
      </w:r>
    </w:p>
    <w:p w14:paraId="5EA0E985" w14:textId="77777777" w:rsidR="0013001A" w:rsidRDefault="0013001A" w:rsidP="00540902">
      <w:pPr>
        <w:pStyle w:val="Bibliography"/>
        <w:spacing w:line="360" w:lineRule="auto"/>
      </w:pPr>
    </w:p>
    <w:p w14:paraId="2E7982DA" w14:textId="77777777" w:rsidR="007E187F" w:rsidRDefault="007E187F" w:rsidP="00540902">
      <w:pPr>
        <w:pStyle w:val="Bibliography"/>
        <w:spacing w:line="360" w:lineRule="auto"/>
      </w:pPr>
    </w:p>
    <w:p w14:paraId="3FAECD1B" w14:textId="77777777" w:rsidR="007E187F" w:rsidRDefault="007E187F" w:rsidP="00540902">
      <w:pPr>
        <w:pStyle w:val="Bibliography"/>
        <w:spacing w:line="360" w:lineRule="auto"/>
      </w:pPr>
    </w:p>
    <w:p w14:paraId="68BB0DB5" w14:textId="77777777" w:rsidR="007E187F" w:rsidRDefault="007E187F" w:rsidP="00540902">
      <w:pPr>
        <w:pStyle w:val="Bibliography"/>
        <w:spacing w:line="360" w:lineRule="auto"/>
      </w:pPr>
    </w:p>
    <w:p w14:paraId="4A326B93" w14:textId="433117B3" w:rsidR="0013001A" w:rsidRDefault="00F551E8" w:rsidP="00540902">
      <w:pPr>
        <w:pStyle w:val="Bibliography"/>
        <w:spacing w:line="360" w:lineRule="auto"/>
      </w:pPr>
      <w:r>
        <w:t>Figure 1 M</w:t>
      </w:r>
      <w:r w:rsidRPr="00F551E8">
        <w:t>icrostructure of AI alloy</w:t>
      </w:r>
      <w:r>
        <w:t xml:space="preserve"> </w:t>
      </w:r>
      <w:r w:rsidRPr="00F551E8">
        <w:t>after heat treatment</w:t>
      </w:r>
      <w:r w:rsidR="00DC33BC">
        <w:t>, a)</w:t>
      </w:r>
      <w:r w:rsidRPr="00F551E8">
        <w:t>1200</w:t>
      </w:r>
      <w:r w:rsidR="00DC33BC">
        <w:t>°</w:t>
      </w:r>
      <w:r w:rsidRPr="00F551E8">
        <w:t>C</w:t>
      </w:r>
      <w:r>
        <w:t xml:space="preserve"> </w:t>
      </w:r>
      <w:r w:rsidRPr="00F551E8">
        <w:t>1min</w:t>
      </w:r>
      <w:r w:rsidR="00DC33BC">
        <w:t>,</w:t>
      </w:r>
      <w:r w:rsidRPr="00F551E8">
        <w:t xml:space="preserve"> optical</w:t>
      </w:r>
      <w:r w:rsidR="00DC33BC">
        <w:t>.</w:t>
      </w:r>
      <w:r w:rsidRPr="00F551E8">
        <w:t xml:space="preserve"> b) </w:t>
      </w:r>
      <w:r w:rsidR="00DC33BC">
        <w:t xml:space="preserve">1200°C 1min, </w:t>
      </w:r>
      <w:r w:rsidRPr="00F551E8">
        <w:t>SEM</w:t>
      </w:r>
      <w:ins w:id="137" w:author="Song Cai" w:date="2026-08-13T07:54:00Z" w16du:dateUtc="2026-08-13T11:54:00Z">
        <w:r w:rsidR="004F57C4">
          <w:t>,</w:t>
        </w:r>
      </w:ins>
      <w:r w:rsidRPr="00F551E8">
        <w:t xml:space="preserve"> </w:t>
      </w:r>
      <w:del w:id="138" w:author="Song Cai" w:date="2026-08-13T07:54:00Z" w16du:dateUtc="2026-08-13T11:54:00Z">
        <w:r w:rsidRPr="00F551E8" w:rsidDel="004F57C4">
          <w:delText xml:space="preserve">and </w:delText>
        </w:r>
      </w:del>
      <w:r w:rsidRPr="00F551E8">
        <w:t>C) 1200</w:t>
      </w:r>
      <w:r w:rsidR="00DC33BC">
        <w:t>°</w:t>
      </w:r>
      <w:r w:rsidRPr="00F551E8">
        <w:t>C</w:t>
      </w:r>
      <w:r>
        <w:t xml:space="preserve"> </w:t>
      </w:r>
      <w:r w:rsidRPr="00F551E8">
        <w:t>40min</w:t>
      </w:r>
      <w:r w:rsidR="00DC33BC">
        <w:t>, optical</w:t>
      </w:r>
      <w:ins w:id="139" w:author="Song Cai" w:date="2026-08-13T07:54:00Z" w16du:dateUtc="2026-08-13T11:54:00Z">
        <w:r w:rsidR="004F57C4">
          <w:t xml:space="preserve"> and d) AGG heat treatment</w:t>
        </w:r>
      </w:ins>
      <w:ins w:id="140" w:author="Song Cai" w:date="2026-08-13T07:55:00Z" w16du:dateUtc="2026-08-13T11:55:00Z">
        <w:r w:rsidR="004F57C4">
          <w:t>, optical.</w:t>
        </w:r>
      </w:ins>
      <w:del w:id="141" w:author="Song Cai" w:date="2026-08-13T07:54:00Z" w16du:dateUtc="2026-08-13T11:54:00Z">
        <w:r w:rsidDel="004F57C4">
          <w:delText>.</w:delText>
        </w:r>
      </w:del>
    </w:p>
    <w:p w14:paraId="7A43AD5F" w14:textId="77777777" w:rsidR="00DC33BC" w:rsidRDefault="00DC33BC" w:rsidP="00540902">
      <w:pPr>
        <w:pStyle w:val="Bibliography"/>
        <w:spacing w:line="360" w:lineRule="auto"/>
      </w:pPr>
      <w:r>
        <w:t xml:space="preserve">Figure 2 </w:t>
      </w:r>
      <w:r w:rsidRPr="00DC33BC">
        <w:t>Cyclic stress-strain curve</w:t>
      </w:r>
      <w:r>
        <w:t>s</w:t>
      </w:r>
      <w:r w:rsidRPr="00DC33BC">
        <w:t xml:space="preserve"> of AI alloy after </w:t>
      </w:r>
      <w:r>
        <w:t>annealed for 1 minute</w:t>
      </w:r>
      <w:r w:rsidRPr="00DC33BC">
        <w:t xml:space="preserve"> at various temperatures</w:t>
      </w:r>
      <w:r>
        <w:t>. Wire diameter is 0.36 mm. Fig.2f shows the stress-strain response of annealed plus aged sample.</w:t>
      </w:r>
    </w:p>
    <w:p w14:paraId="3CADF997" w14:textId="696795F6" w:rsidR="00DC33BC" w:rsidRDefault="00DC33BC" w:rsidP="00540902">
      <w:pPr>
        <w:pStyle w:val="Bibliography"/>
        <w:spacing w:line="360" w:lineRule="auto"/>
      </w:pPr>
      <w:r>
        <w:t>Figure 3 Loading-unloading-heat testing of a) AI alloy and b) Omori alloy. Sample were heat treated at 1200C for 1 minute. Black arrows show the deformation path. Red arrow highlights the strain recovery caused by heating.</w:t>
      </w:r>
    </w:p>
    <w:p w14:paraId="19142042" w14:textId="72F9E5DB" w:rsidR="00E201FC" w:rsidRDefault="00E201FC" w:rsidP="00540902">
      <w:pPr>
        <w:pStyle w:val="Bibliography"/>
        <w:spacing w:line="360" w:lineRule="auto"/>
      </w:pPr>
      <w:r>
        <w:t xml:space="preserve">Figure 4 2D synchrotron </w:t>
      </w:r>
      <w:r w:rsidRPr="00E201FC">
        <w:t xml:space="preserve">X-ray </w:t>
      </w:r>
      <w:r>
        <w:t xml:space="preserve">diffraction </w:t>
      </w:r>
      <w:r w:rsidRPr="00E201FC">
        <w:t xml:space="preserve">image </w:t>
      </w:r>
      <w:r>
        <w:t xml:space="preserve"> of </w:t>
      </w:r>
      <w:r w:rsidRPr="00E201FC">
        <w:t>a) AI alloy annealed at 1200</w:t>
      </w:r>
      <w:r w:rsidR="007E187F">
        <w:t>°C</w:t>
      </w:r>
      <w:r w:rsidRPr="00E201FC">
        <w:t>1min, b) annealed AI alloy after10</w:t>
      </w:r>
      <w:r w:rsidR="007E187F">
        <w:t>%</w:t>
      </w:r>
      <w:r w:rsidRPr="00E201FC">
        <w:t xml:space="preserve"> </w:t>
      </w:r>
      <w:r w:rsidR="007E187F">
        <w:t xml:space="preserve">tensile </w:t>
      </w:r>
      <w:r w:rsidRPr="00E201FC">
        <w:t>strain,</w:t>
      </w:r>
      <w:r w:rsidR="007E187F">
        <w:t xml:space="preserve"> </w:t>
      </w:r>
      <w:r w:rsidRPr="00E201FC">
        <w:t>c) Omori alloy annealed at 1200</w:t>
      </w:r>
      <w:r w:rsidR="007E187F">
        <w:t>°</w:t>
      </w:r>
      <w:r w:rsidRPr="00E201FC">
        <w:t>C1min, d) anneal Omori after 8</w:t>
      </w:r>
      <w:r w:rsidR="007E187F">
        <w:t>% tensile strain.</w:t>
      </w:r>
      <w:ins w:id="142" w:author="Song Cai" w:date="2026-08-13T07:57:00Z" w16du:dateUtc="2026-08-13T11:57:00Z">
        <w:r w:rsidR="004F57C4">
          <w:t xml:space="preserve"> </w:t>
        </w:r>
      </w:ins>
      <w:ins w:id="143" w:author="Song Cai" w:date="2026-08-13T07:59:00Z" w16du:dateUtc="2026-08-13T11:59:00Z">
        <w:r w:rsidR="004F57C4" w:rsidRPr="004F57C4">
          <w:t>The wire axis is aligned in the vertical direction</w:t>
        </w:r>
        <w:r w:rsidR="004F57C4">
          <w:t>.</w:t>
        </w:r>
      </w:ins>
    </w:p>
    <w:p w14:paraId="4193C95F" w14:textId="1D459C99" w:rsidR="007E187F" w:rsidRDefault="007E187F" w:rsidP="00540902">
      <w:pPr>
        <w:pStyle w:val="Bibliography"/>
        <w:spacing w:line="360" w:lineRule="auto"/>
      </w:pPr>
      <w:r>
        <w:t xml:space="preserve">Figure 5 Comparison between synchrotron X-ray diffraction data (bottom half) and results of </w:t>
      </w:r>
      <w:r w:rsidRPr="007E187F">
        <w:t xml:space="preserve">Rietveld </w:t>
      </w:r>
      <w:r>
        <w:t xml:space="preserve">refinement (upper half). </w:t>
      </w:r>
      <w:r w:rsidRPr="007E187F">
        <w:t xml:space="preserve"> AI-alloy, </w:t>
      </w:r>
      <w:r>
        <w:t>heat treated at 1200°C for 1minute.</w:t>
      </w:r>
    </w:p>
    <w:p w14:paraId="3CD4B386" w14:textId="32B6C223" w:rsidR="007E187F" w:rsidRDefault="007E187F" w:rsidP="00540902">
      <w:pPr>
        <w:pStyle w:val="Bibliography"/>
        <w:spacing w:line="360" w:lineRule="auto"/>
        <w:rPr>
          <w:ins w:id="144" w:author="Song Cai" w:date="2026-08-13T14:54:00Z" w16du:dateUtc="2026-08-13T18:54:00Z"/>
        </w:rPr>
      </w:pPr>
      <w:r w:rsidRPr="007E187F">
        <w:t>Fig</w:t>
      </w:r>
      <w:r>
        <w:t xml:space="preserve">ure 6 </w:t>
      </w:r>
      <w:r w:rsidRPr="007E187F">
        <w:t xml:space="preserve">Azimuthally integrated X-ray </w:t>
      </w:r>
      <w:r>
        <w:t xml:space="preserve">diffraction </w:t>
      </w:r>
      <w:r w:rsidRPr="007E187F">
        <w:t>spectrum</w:t>
      </w:r>
      <w:r>
        <w:t xml:space="preserve"> of a) AI alloy and b) Omori alloy before and after deformation. Samples were heat treated at 1200°C for 1minute before deformation.</w:t>
      </w:r>
    </w:p>
    <w:p w14:paraId="592BD38F" w14:textId="64D227F8" w:rsidR="007961EF" w:rsidRDefault="007961EF" w:rsidP="00540902">
      <w:pPr>
        <w:pStyle w:val="Bibliography"/>
        <w:spacing w:line="360" w:lineRule="auto"/>
        <w:rPr>
          <w:ins w:id="145" w:author="Song Cai" w:date="2026-08-13T14:56:00Z" w16du:dateUtc="2026-08-13T18:56:00Z"/>
        </w:rPr>
      </w:pPr>
      <w:ins w:id="146" w:author="Song Cai" w:date="2026-08-13T14:54:00Z" w16du:dateUtc="2026-08-13T18:54:00Z">
        <w:r>
          <w:t xml:space="preserve">Figure 7 Inverse pol figures of </w:t>
        </w:r>
      </w:ins>
      <w:ins w:id="147" w:author="Song Cai" w:date="2026-08-13T14:55:00Z" w16du:dateUtc="2026-08-13T18:55:00Z">
        <w:r w:rsidRPr="007961EF">
          <w:rPr>
            <w:rFonts w:ascii="Symbol" w:hAnsi="Symbol"/>
            <w:rPrChange w:id="148" w:author="Song Cai" w:date="2026-08-13T14:55:00Z" w16du:dateUtc="2026-08-13T18:55:00Z">
              <w:rPr/>
            </w:rPrChange>
          </w:rPr>
          <w:t>g</w:t>
        </w:r>
        <w:r>
          <w:t xml:space="preserve">-phase and </w:t>
        </w:r>
        <w:r w:rsidRPr="007961EF">
          <w:rPr>
            <w:rFonts w:ascii="Symbol" w:hAnsi="Symbol"/>
            <w:rPrChange w:id="149" w:author="Song Cai" w:date="2026-08-13T14:55:00Z" w16du:dateUtc="2026-08-13T18:55:00Z">
              <w:rPr/>
            </w:rPrChange>
          </w:rPr>
          <w:t>a</w:t>
        </w:r>
        <w:r>
          <w:t xml:space="preserve">-phase of AI alloy. Sample was heat treated at 1200C for 1 </w:t>
        </w:r>
      </w:ins>
      <w:ins w:id="150" w:author="Song Cai" w:date="2026-08-13T14:56:00Z" w16du:dateUtc="2026-08-13T18:56:00Z">
        <w:r>
          <w:t>minute</w:t>
        </w:r>
      </w:ins>
      <w:ins w:id="151" w:author="Song Cai" w:date="2026-08-13T14:55:00Z" w16du:dateUtc="2026-08-13T18:55:00Z">
        <w:r>
          <w:t>.</w:t>
        </w:r>
      </w:ins>
    </w:p>
    <w:p w14:paraId="6C7C30A1" w14:textId="26C7831F" w:rsidR="007961EF" w:rsidRDefault="007961EF" w:rsidP="00540902">
      <w:pPr>
        <w:pStyle w:val="Bibliography"/>
        <w:spacing w:line="360" w:lineRule="auto"/>
        <w:rPr>
          <w:ins w:id="152" w:author="Song Cai" w:date="2026-08-13T14:57:00Z" w16du:dateUtc="2026-08-13T18:57:00Z"/>
        </w:rPr>
      </w:pPr>
      <w:ins w:id="153" w:author="Song Cai" w:date="2026-08-13T14:56:00Z" w16du:dateUtc="2026-08-13T18:56:00Z">
        <w:r>
          <w:t xml:space="preserve">Figure 8 Synchrotron X-ray diffraction image of AI alloy after AGG heat treatment. Vertical from the beam center </w:t>
        </w:r>
      </w:ins>
      <w:ins w:id="154" w:author="Song Cai" w:date="2026-08-13T14:57:00Z" w16du:dateUtc="2026-08-13T18:57:00Z">
        <w:r>
          <w:t>corresponds to the wire axis.</w:t>
        </w:r>
      </w:ins>
    </w:p>
    <w:p w14:paraId="37E3DFFF" w14:textId="30D541E9" w:rsidR="007961EF" w:rsidRDefault="007961EF" w:rsidP="00540902">
      <w:pPr>
        <w:pStyle w:val="Bibliography"/>
        <w:spacing w:line="360" w:lineRule="auto"/>
      </w:pPr>
      <w:ins w:id="155" w:author="Song Cai" w:date="2026-08-13T14:57:00Z" w16du:dateUtc="2026-08-13T18:57:00Z">
        <w:r>
          <w:t xml:space="preserve">Figure 9. </w:t>
        </w:r>
      </w:ins>
    </w:p>
    <w:p w14:paraId="487D85EA" w14:textId="72CF551D" w:rsidR="0013001A" w:rsidRDefault="00DC33BC" w:rsidP="007E187F">
      <w:pPr>
        <w:pStyle w:val="Bibliography"/>
        <w:spacing w:line="360" w:lineRule="auto"/>
      </w:pPr>
      <w:r>
        <w:t xml:space="preserve"> </w:t>
      </w:r>
    </w:p>
    <w:p w14:paraId="2B87275D" w14:textId="77777777" w:rsidR="0013001A" w:rsidRDefault="0013001A" w:rsidP="00540902">
      <w:pPr>
        <w:pStyle w:val="Bibliography"/>
        <w:spacing w:line="360" w:lineRule="auto"/>
      </w:pPr>
    </w:p>
    <w:sectPr w:rsidR="0013001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4020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79C11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A661FB9"/>
    <w:multiLevelType w:val="multilevel"/>
    <w:tmpl w:val="7696D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1D7B04"/>
    <w:multiLevelType w:val="multilevel"/>
    <w:tmpl w:val="4E18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010654">
    <w:abstractNumId w:val="0"/>
  </w:num>
  <w:num w:numId="2" w16cid:durableId="13621305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55708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492383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2182420">
    <w:abstractNumId w:val="3"/>
  </w:num>
  <w:num w:numId="6" w16cid:durableId="3462351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ng Cai">
    <w15:presenceInfo w15:providerId="AD" w15:userId="S::song_cai@fwmetals.com::1a98e032-71bb-485f-bd17-87721d8da9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173"/>
    <w:rsid w:val="00003364"/>
    <w:rsid w:val="00017F93"/>
    <w:rsid w:val="00024D64"/>
    <w:rsid w:val="000268C3"/>
    <w:rsid w:val="000455B0"/>
    <w:rsid w:val="00053C80"/>
    <w:rsid w:val="00060B78"/>
    <w:rsid w:val="00084F69"/>
    <w:rsid w:val="00090583"/>
    <w:rsid w:val="00091F79"/>
    <w:rsid w:val="000C0258"/>
    <w:rsid w:val="000C39EE"/>
    <w:rsid w:val="000C6C6C"/>
    <w:rsid w:val="000D004B"/>
    <w:rsid w:val="000E527E"/>
    <w:rsid w:val="001275D1"/>
    <w:rsid w:val="0013001A"/>
    <w:rsid w:val="001420BF"/>
    <w:rsid w:val="0015738D"/>
    <w:rsid w:val="00164FD9"/>
    <w:rsid w:val="00173A91"/>
    <w:rsid w:val="00175A52"/>
    <w:rsid w:val="001A4811"/>
    <w:rsid w:val="001B526A"/>
    <w:rsid w:val="001C532A"/>
    <w:rsid w:val="0021398D"/>
    <w:rsid w:val="0021561B"/>
    <w:rsid w:val="002411FF"/>
    <w:rsid w:val="00271392"/>
    <w:rsid w:val="002844A0"/>
    <w:rsid w:val="00291403"/>
    <w:rsid w:val="00297369"/>
    <w:rsid w:val="002D1917"/>
    <w:rsid w:val="002E5B3F"/>
    <w:rsid w:val="00303326"/>
    <w:rsid w:val="00320736"/>
    <w:rsid w:val="00323649"/>
    <w:rsid w:val="00343AC3"/>
    <w:rsid w:val="003700C6"/>
    <w:rsid w:val="003A7BB4"/>
    <w:rsid w:val="003E54C3"/>
    <w:rsid w:val="003E79AB"/>
    <w:rsid w:val="00404B93"/>
    <w:rsid w:val="00410AD2"/>
    <w:rsid w:val="00414077"/>
    <w:rsid w:val="0045261A"/>
    <w:rsid w:val="00463BBD"/>
    <w:rsid w:val="004641F5"/>
    <w:rsid w:val="00466ABA"/>
    <w:rsid w:val="00474162"/>
    <w:rsid w:val="004A3A97"/>
    <w:rsid w:val="004B00B8"/>
    <w:rsid w:val="004B225F"/>
    <w:rsid w:val="004B7EC8"/>
    <w:rsid w:val="004D437F"/>
    <w:rsid w:val="004F57C4"/>
    <w:rsid w:val="00516D30"/>
    <w:rsid w:val="00522AE8"/>
    <w:rsid w:val="00522EB9"/>
    <w:rsid w:val="005322BD"/>
    <w:rsid w:val="00540902"/>
    <w:rsid w:val="005409E9"/>
    <w:rsid w:val="0057108D"/>
    <w:rsid w:val="005C03C8"/>
    <w:rsid w:val="005C68C6"/>
    <w:rsid w:val="005C7329"/>
    <w:rsid w:val="005D39FF"/>
    <w:rsid w:val="005E6FA1"/>
    <w:rsid w:val="005E6FF1"/>
    <w:rsid w:val="005F4B75"/>
    <w:rsid w:val="005F6194"/>
    <w:rsid w:val="00601BC2"/>
    <w:rsid w:val="006020B8"/>
    <w:rsid w:val="00612372"/>
    <w:rsid w:val="00641EEB"/>
    <w:rsid w:val="00671140"/>
    <w:rsid w:val="006743C9"/>
    <w:rsid w:val="006A4EB6"/>
    <w:rsid w:val="006C062E"/>
    <w:rsid w:val="00712D06"/>
    <w:rsid w:val="007443BE"/>
    <w:rsid w:val="00752DEB"/>
    <w:rsid w:val="00770413"/>
    <w:rsid w:val="007961EF"/>
    <w:rsid w:val="007A35F4"/>
    <w:rsid w:val="007B54A3"/>
    <w:rsid w:val="007B65F1"/>
    <w:rsid w:val="007D5156"/>
    <w:rsid w:val="007D7CFF"/>
    <w:rsid w:val="007E187F"/>
    <w:rsid w:val="007E315D"/>
    <w:rsid w:val="007F0880"/>
    <w:rsid w:val="0080664D"/>
    <w:rsid w:val="008153C4"/>
    <w:rsid w:val="008202B7"/>
    <w:rsid w:val="00896605"/>
    <w:rsid w:val="008B408D"/>
    <w:rsid w:val="00906708"/>
    <w:rsid w:val="00911F74"/>
    <w:rsid w:val="00912D41"/>
    <w:rsid w:val="00913BFA"/>
    <w:rsid w:val="009166DC"/>
    <w:rsid w:val="00921562"/>
    <w:rsid w:val="00926C96"/>
    <w:rsid w:val="00933968"/>
    <w:rsid w:val="00937945"/>
    <w:rsid w:val="00986981"/>
    <w:rsid w:val="00994765"/>
    <w:rsid w:val="009971E4"/>
    <w:rsid w:val="009D0A3A"/>
    <w:rsid w:val="00A50BBD"/>
    <w:rsid w:val="00A75929"/>
    <w:rsid w:val="00A95EA0"/>
    <w:rsid w:val="00A97FF4"/>
    <w:rsid w:val="00AB5707"/>
    <w:rsid w:val="00AC1A60"/>
    <w:rsid w:val="00AC3C7E"/>
    <w:rsid w:val="00AC4E9B"/>
    <w:rsid w:val="00B23F7E"/>
    <w:rsid w:val="00B2410C"/>
    <w:rsid w:val="00B25ED9"/>
    <w:rsid w:val="00B53402"/>
    <w:rsid w:val="00B738A3"/>
    <w:rsid w:val="00B74DC3"/>
    <w:rsid w:val="00B8405E"/>
    <w:rsid w:val="00B97209"/>
    <w:rsid w:val="00BA2352"/>
    <w:rsid w:val="00BB1717"/>
    <w:rsid w:val="00BD6992"/>
    <w:rsid w:val="00C21E98"/>
    <w:rsid w:val="00C24FC5"/>
    <w:rsid w:val="00C406DF"/>
    <w:rsid w:val="00C43940"/>
    <w:rsid w:val="00C8330F"/>
    <w:rsid w:val="00C91EDF"/>
    <w:rsid w:val="00C95617"/>
    <w:rsid w:val="00C975FE"/>
    <w:rsid w:val="00CB1DBF"/>
    <w:rsid w:val="00CC2053"/>
    <w:rsid w:val="00CE1C78"/>
    <w:rsid w:val="00CF55FA"/>
    <w:rsid w:val="00D05C22"/>
    <w:rsid w:val="00D14CC7"/>
    <w:rsid w:val="00D1600D"/>
    <w:rsid w:val="00D17448"/>
    <w:rsid w:val="00D720CF"/>
    <w:rsid w:val="00D72222"/>
    <w:rsid w:val="00D90E3F"/>
    <w:rsid w:val="00D90ECB"/>
    <w:rsid w:val="00DA2723"/>
    <w:rsid w:val="00DA486A"/>
    <w:rsid w:val="00DC120C"/>
    <w:rsid w:val="00DC33BC"/>
    <w:rsid w:val="00DD6806"/>
    <w:rsid w:val="00E201FC"/>
    <w:rsid w:val="00E23676"/>
    <w:rsid w:val="00E23AA7"/>
    <w:rsid w:val="00E2729B"/>
    <w:rsid w:val="00E51998"/>
    <w:rsid w:val="00E77FBC"/>
    <w:rsid w:val="00E83576"/>
    <w:rsid w:val="00E91D5A"/>
    <w:rsid w:val="00EA7EA2"/>
    <w:rsid w:val="00EB3173"/>
    <w:rsid w:val="00EC030A"/>
    <w:rsid w:val="00EC2D48"/>
    <w:rsid w:val="00ED0E8B"/>
    <w:rsid w:val="00F06A7C"/>
    <w:rsid w:val="00F174D4"/>
    <w:rsid w:val="00F2357F"/>
    <w:rsid w:val="00F551E8"/>
    <w:rsid w:val="00F664C6"/>
    <w:rsid w:val="00F771B8"/>
    <w:rsid w:val="00F94317"/>
    <w:rsid w:val="00F953F8"/>
    <w:rsid w:val="00FC3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55BE5"/>
  <w15:docId w15:val="{39910618-0C53-481C-B0E7-097B51480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15738D"/>
    <w:pPr>
      <w:spacing w:after="0"/>
    </w:pPr>
  </w:style>
  <w:style w:type="character" w:customStyle="1" w:styleId="t286pc">
    <w:name w:val="t286pc"/>
    <w:basedOn w:val="DefaultParagraphFont"/>
    <w:rsid w:val="00601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0921-5093(99)00294-4" TargetMode="External"/><Relationship Id="rId13" Type="http://schemas.openxmlformats.org/officeDocument/2006/relationships/hyperlink" Target="https://doi.org/10.1038/s41586-023-06735-9" TargetMode="External"/><Relationship Id="rId18" Type="http://schemas.openxmlformats.org/officeDocument/2006/relationships/hyperlink" Target="https://doi.org/10.1016/j.scriptamat.2015.12.00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oi.org/10.1016/j.conbuildmat.2014.04.032" TargetMode="External"/><Relationship Id="rId12" Type="http://schemas.openxmlformats.org/officeDocument/2006/relationships/hyperlink" Target="https://arxiv.org/abs/2508.07798" TargetMode="External"/><Relationship Id="rId17" Type="http://schemas.openxmlformats.org/officeDocument/2006/relationships/hyperlink" Target="https://doi.org/10.1016/j.actamat.2022.117751" TargetMode="External"/><Relationship Id="rId2" Type="http://schemas.openxmlformats.org/officeDocument/2006/relationships/numbering" Target="numbering.xml"/><Relationship Id="rId16" Type="http://schemas.openxmlformats.org/officeDocument/2006/relationships/hyperlink" Target="https://doi.org/10.1007/s40830-017-0129-9" TargetMode="External"/><Relationship Id="rId20" Type="http://schemas.openxmlformats.org/officeDocument/2006/relationships/hyperlink" Target="https://doi.org/10.1007/s41365-024-01468-4" TargetMode="External"/><Relationship Id="rId1" Type="http://schemas.openxmlformats.org/officeDocument/2006/relationships/customXml" Target="../customXml/item1.xml"/><Relationship Id="rId6" Type="http://schemas.openxmlformats.org/officeDocument/2006/relationships/hyperlink" Target="https://doi.org/10.1007/s40830-019-00230-9" TargetMode="External"/><Relationship Id="rId11" Type="http://schemas.openxmlformats.org/officeDocument/2006/relationships/hyperlink" Target="https://doi.org/10.1007/978-0-387-47685-8" TargetMode="External"/><Relationship Id="rId5" Type="http://schemas.openxmlformats.org/officeDocument/2006/relationships/webSettings" Target="webSettings.xml"/><Relationship Id="rId15" Type="http://schemas.openxmlformats.org/officeDocument/2006/relationships/hyperlink" Target="https://doi.org/10.1126/science.1202232" TargetMode="External"/><Relationship Id="rId23" Type="http://schemas.openxmlformats.org/officeDocument/2006/relationships/theme" Target="theme/theme1.xml"/><Relationship Id="rId10" Type="http://schemas.openxmlformats.org/officeDocument/2006/relationships/hyperlink" Target="https://arxiv.org/abs/2409.06756" TargetMode="External"/><Relationship Id="rId19" Type="http://schemas.openxmlformats.org/officeDocument/2006/relationships/hyperlink" Target="https://arxiv.org/abs/2506.12594" TargetMode="External"/><Relationship Id="rId4" Type="http://schemas.openxmlformats.org/officeDocument/2006/relationships/settings" Target="settings.xml"/><Relationship Id="rId9" Type="http://schemas.openxmlformats.org/officeDocument/2006/relationships/hyperlink" Target="https://arxiv.org/abs/2507.06261" TargetMode="External"/><Relationship Id="rId14" Type="http://schemas.openxmlformats.org/officeDocument/2006/relationships/hyperlink" Target="https://doi.org/10.1016/j.matdes.2013.11.084"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A214D-6590-4821-A794-BB8A95F4D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5186</TotalTime>
  <Pages>18</Pages>
  <Words>5250</Words>
  <Characters>32029</Characters>
  <Application>Microsoft Office Word</Application>
  <DocSecurity>0</DocSecurity>
  <Lines>478</Lines>
  <Paragraphs>98</Paragraphs>
  <ScaleCrop>false</ScaleCrop>
  <HeadingPairs>
    <vt:vector size="2" baseType="variant">
      <vt:variant>
        <vt:lpstr>Title</vt:lpstr>
      </vt:variant>
      <vt:variant>
        <vt:i4>1</vt:i4>
      </vt:variant>
    </vt:vector>
  </HeadingPairs>
  <TitlesOfParts>
    <vt:vector size="1" baseType="lpstr">
      <vt:lpstr>Limited Room-Temperature Pseudoelasticity in an AI-Hypothesized Fe-Mn-Al-Si-Ni-C Alloy: Synthesis, Microstructure, and Cyclic Response</vt:lpstr>
    </vt:vector>
  </TitlesOfParts>
  <Company/>
  <LinksUpToDate>false</LinksUpToDate>
  <CharactersWithSpaces>37181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Limited Room-Temperature Pseudoelasticity in an AI-Hypothesized Fe-Mn-Al-Si-Ni-C Alloy: Synthesis, Microstructure, and Cyclic Response</dc:title>
  <dc:creator>Frank Cai1;S. Cai2;J. Yan3</dc:creator>
  <cp:keywords>Fe-based shape memory alloy, Pseudoelasticity, AI-guided alloy design, Synchrotron XRD, Abnormal grain growth</cp:keywords>
  <cp:lastModifiedBy>Song Cai</cp:lastModifiedBy>
  <cp:revision>54</cp:revision>
  <dcterms:created xsi:type="dcterms:W3CDTF">2026-07-03T03:05:00Z</dcterms:created>
  <dcterms:modified xsi:type="dcterms:W3CDTF">2026-08-13T18:58:00Z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graphy">
    <vt:lpwstr>references.bib</vt:lpwstr>
  </property>
  <property fmtid="{D5CDD505-2E9C-101B-9397-08002B2CF9AE}" pid="4" name="corresponding">
    <vt:lpwstr>Frank Cai, frankyc11223@gmail.com</vt:lpwstr>
  </property>
  <property fmtid="{D5CDD505-2E9C-101B-9397-08002B2CF9AE}" pid="5" name="csl">
    <vt:lpwstr>springer.csl</vt:lpwstr>
  </property>
  <property fmtid="{D5CDD505-2E9C-101B-9397-08002B2CF9AE}" pid="6" name="target_journal">
    <vt:lpwstr>Shape Memory and Superelasticity (Springer)</vt:lpwstr>
  </property>
</Properties>
</file>