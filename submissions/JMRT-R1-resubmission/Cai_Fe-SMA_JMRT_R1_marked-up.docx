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87C8" w14:textId="77777777" w:rsidR="00043995" w:rsidRDefault="003F15EF">
      <w:pPr>
        <w:pStyle w:val="Title"/>
      </w:pPr>
      <w:del w:id="0" w:author="JMRT R1 revision" w:date="2026-08-09T02:38:00Z" w16du:dateUtc="2026-08-09T06:38:00Z">
        <w:r>
          <w:delText>Mechanical Responses</w:delText>
        </w:r>
      </w:del>
      <w:ins w:id="1" w:author="JMRT R1 revision" w:date="2026-08-09T02:38:00Z" w16du:dateUtc="2026-08-09T06:38:00Z">
        <w:r>
          <w:t>Experimental Validation</w:t>
        </w:r>
      </w:ins>
      <w:r>
        <w:t xml:space="preserve"> of an </w:t>
      </w:r>
      <w:del w:id="2" w:author="JMRT R1 revision" w:date="2026-08-09T02:38:00Z" w16du:dateUtc="2026-08-09T06:38:00Z">
        <w:r>
          <w:delText>AI</w:delText>
        </w:r>
      </w:del>
      <w:ins w:id="3" w:author="JMRT R1 revision" w:date="2026-08-09T02:38:00Z" w16du:dateUtc="2026-08-09T06:38:00Z">
        <w:r>
          <w:t>LLM</w:t>
        </w:r>
      </w:ins>
      <w:r>
        <w:t xml:space="preserve">-Hypothesized </w:t>
      </w:r>
      <w:del w:id="4" w:author="JMRT R1 revision" w:date="2026-08-09T02:38:00Z" w16du:dateUtc="2026-08-09T06:38:00Z">
        <w:r>
          <w:delText xml:space="preserve">Super-elastic </w:delText>
        </w:r>
      </w:del>
      <w:r>
        <w:t>Fe-Mn-Al-Ni-Si-C Alloy</w:t>
      </w:r>
      <w:ins w:id="5" w:author="JMRT R1 revision" w:date="2026-08-09T02:38:00Z" w16du:dateUtc="2026-08-09T06:38:00Z">
        <w:r>
          <w:t>: Phase Stability Governs the Absence of Super-elasticity</w:t>
        </w:r>
      </w:ins>
    </w:p>
    <w:p w14:paraId="6A2A032F" w14:textId="77777777" w:rsidR="00043995" w:rsidRDefault="003F15EF">
      <w:pPr>
        <w:pStyle w:val="FirstParagraph"/>
      </w:pPr>
      <w:r>
        <w:t>Frank Y. Cai</w:t>
      </w:r>
      <w:r>
        <w:rPr>
          <w:vertAlign w:val="superscript"/>
        </w:rPr>
        <w:t>1</w:t>
      </w:r>
      <w:r>
        <w:t>*, S. Cai</w:t>
      </w:r>
      <w:r>
        <w:rPr>
          <w:vertAlign w:val="superscript"/>
        </w:rPr>
        <w:t>2</w:t>
      </w:r>
      <w:r>
        <w:t>, X. Wang</w:t>
      </w:r>
      <w:r>
        <w:rPr>
          <w:vertAlign w:val="superscript"/>
        </w:rPr>
        <w:t>3</w:t>
      </w:r>
      <w:r>
        <w:t>, J. Yan</w:t>
      </w:r>
      <w:r>
        <w:rPr>
          <w:vertAlign w:val="superscript"/>
        </w:rPr>
        <w:t>4</w:t>
      </w:r>
    </w:p>
    <w:p w14:paraId="68C901E8" w14:textId="77777777" w:rsidR="00043995" w:rsidRDefault="003F15EF">
      <w:pPr>
        <w:pStyle w:val="BodyText"/>
      </w:pPr>
      <w:r>
        <w:rPr>
          <w:vertAlign w:val="superscript"/>
        </w:rPr>
        <w:t>1</w:t>
      </w:r>
      <w:r>
        <w:t>School of Engineering Technologies, Purdue University, West Lafayette, Indiana</w:t>
      </w:r>
      <w:ins w:id="6" w:author="JMRT R1 revision" w:date="2026-08-09T02:38:00Z" w16du:dateUtc="2026-08-09T06:38:00Z">
        <w:r>
          <w:t xml:space="preserve"> 47907</w:t>
        </w:r>
      </w:ins>
      <w:r>
        <w:t>, USA</w:t>
      </w:r>
    </w:p>
    <w:p w14:paraId="025B0756" w14:textId="77777777" w:rsidR="00043995" w:rsidRDefault="003F15EF">
      <w:pPr>
        <w:pStyle w:val="BodyText"/>
      </w:pPr>
      <w:r>
        <w:rPr>
          <w:vertAlign w:val="superscript"/>
        </w:rPr>
        <w:t>2</w:t>
      </w:r>
      <w:r>
        <w:t>Fort Wayne Metals, Fort Wayne, Indiana</w:t>
      </w:r>
      <w:del w:id="7" w:author="JMRT R1 revision" w:date="2026-08-09T02:38:00Z" w16du:dateUtc="2026-08-09T06:38:00Z">
        <w:r>
          <w:delText>,</w:delText>
        </w:r>
      </w:del>
      <w:ins w:id="8" w:author="JMRT R1 revision" w:date="2026-08-09T02:38:00Z" w16du:dateUtc="2026-08-09T06:38:00Z">
        <w:r>
          <w:t xml:space="preserve"> [ZIP — confirm],</w:t>
        </w:r>
      </w:ins>
      <w:r>
        <w:t xml:space="preserve"> USA</w:t>
      </w:r>
    </w:p>
    <w:p w14:paraId="793530DA" w14:textId="77777777" w:rsidR="00043995" w:rsidRDefault="003F15EF">
      <w:pPr>
        <w:pStyle w:val="BodyText"/>
      </w:pPr>
      <w:r>
        <w:rPr>
          <w:vertAlign w:val="superscript"/>
        </w:rPr>
        <w:t>3</w:t>
      </w:r>
      <w:r>
        <w:t>School of Engineering Technologies, Purdue University, West Lafayette, Indiana</w:t>
      </w:r>
      <w:ins w:id="9" w:author="JMRT R1 revision" w:date="2026-08-09T02:38:00Z" w16du:dateUtc="2026-08-09T06:38:00Z">
        <w:r>
          <w:t xml:space="preserve"> 47907</w:t>
        </w:r>
      </w:ins>
      <w:r>
        <w:t>, USA</w:t>
      </w:r>
    </w:p>
    <w:p w14:paraId="08A00766" w14:textId="77777777" w:rsidR="00043995" w:rsidRDefault="003F15EF">
      <w:pPr>
        <w:pStyle w:val="BodyText"/>
      </w:pPr>
      <w:r>
        <w:rPr>
          <w:vertAlign w:val="superscript"/>
        </w:rPr>
        <w:t>4</w:t>
      </w:r>
      <w:r>
        <w:t>Shanghai Synchrotron Radiation Facility, Shanghai</w:t>
      </w:r>
      <w:del w:id="10" w:author="JMRT R1 revision" w:date="2026-08-09T02:38:00Z" w16du:dateUtc="2026-08-09T06:38:00Z">
        <w:r w:rsidR="002C5EFD">
          <w:delText>,</w:delText>
        </w:r>
      </w:del>
      <w:ins w:id="11" w:author="JMRT R1 revision" w:date="2026-08-09T02:38:00Z" w16du:dateUtc="2026-08-09T06:38:00Z">
        <w:r>
          <w:t xml:space="preserve"> [postal code — confirm],</w:t>
        </w:r>
      </w:ins>
      <w:r>
        <w:t xml:space="preserve"> China</w:t>
      </w:r>
    </w:p>
    <w:p w14:paraId="7E488355" w14:textId="77777777" w:rsidR="00043995" w:rsidRDefault="003F15EF">
      <w:pPr>
        <w:pStyle w:val="BodyText"/>
      </w:pPr>
      <w:r>
        <w:t>*Corresponding author. E-mail</w:t>
      </w:r>
      <w:del w:id="12" w:author="JMRT R1 revision" w:date="2026-08-09T02:38:00Z" w16du:dateUtc="2026-08-09T06:38:00Z">
        <w:r>
          <w:delText xml:space="preserve"> address</w:delText>
        </w:r>
      </w:del>
      <w:r>
        <w:t>: cai485@purdue.edu</w:t>
      </w:r>
      <w:del w:id="13" w:author="JMRT R1 revision" w:date="2026-08-09T02:38:00Z" w16du:dateUtc="2026-08-09T06:38:00Z">
        <w:r>
          <w:delText xml:space="preserve"> (F.Y. Cai).</w:delText>
        </w:r>
      </w:del>
    </w:p>
    <w:p w14:paraId="3EE34552" w14:textId="77777777" w:rsidR="00043995" w:rsidRDefault="003F15EF">
      <w:r>
        <w:pict>
          <v:rect id="_x0000_i1025" style="width:0;height:1.5pt" o:hralign="center" o:hrstd="t" o:hr="t"/>
        </w:pict>
      </w:r>
    </w:p>
    <w:p w14:paraId="2FE734EE" w14:textId="77777777" w:rsidR="00043995" w:rsidRDefault="003F15EF">
      <w:pPr>
        <w:pStyle w:val="Heading1"/>
      </w:pPr>
      <w:bookmarkStart w:id="14" w:name="abstract"/>
      <w:r>
        <w:t>Abstract</w:t>
      </w:r>
    </w:p>
    <w:p w14:paraId="53E655A4" w14:textId="77777777" w:rsidR="00043995" w:rsidRDefault="003F15EF">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w:t>
      </w:r>
      <w:del w:id="15" w:author="JMRT R1 revision" w:date="2026-08-09T02:38:00Z" w16du:dateUtc="2026-08-09T06:38:00Z">
        <w:r>
          <w:delText xml:space="preserve">actually work once synthesized. Here we </w:delText>
        </w:r>
      </w:del>
      <w:ins w:id="16" w:author="JMRT R1 revision" w:date="2026-08-09T02:38:00Z" w16du:dateUtc="2026-08-09T06:38:00Z">
        <w:r>
          <w:t xml:space="preserve">survive contact with a furnace. We </w:t>
        </w:r>
      </w:ins>
      <w:r>
        <w:t xml:space="preserve">report </w:t>
      </w:r>
      <w:ins w:id="17" w:author="JMRT R1 revision" w:date="2026-08-09T02:38:00Z" w16du:dateUtc="2026-08-09T06:38:00Z">
        <w:r>
          <w:t xml:space="preserve">what is, to our knowledge, </w:t>
        </w:r>
      </w:ins>
      <w:r>
        <w:t xml:space="preserve">the </w:t>
      </w:r>
      <w:del w:id="18" w:author="JMRT R1 revision" w:date="2026-08-09T02:38:00Z" w16du:dateUtc="2026-08-09T06:38:00Z">
        <w:r>
          <w:delText xml:space="preserve">synthesis and </w:delText>
        </w:r>
      </w:del>
      <w:ins w:id="19" w:author="JMRT R1 revision" w:date="2026-08-09T02:38:00Z" w16du:dateUtc="2026-08-09T06:38:00Z">
        <w:r>
          <w:t xml:space="preserve">first experimental test of an LLM-hypothesized shape memory alloy carried from proposal through processing to </w:t>
        </w:r>
      </w:ins>
      <w:r>
        <w:t xml:space="preserve">mechanical </w:t>
      </w:r>
      <w:ins w:id="20" w:author="JMRT R1 revision" w:date="2026-08-09T02:38:00Z" w16du:dateUtc="2026-08-09T06:38:00Z">
        <w:r>
          <w:t xml:space="preserve">and synchrotron </w:t>
        </w:r>
      </w:ins>
      <w:r>
        <w:t>characterization</w:t>
      </w:r>
      <w:del w:id="21" w:author="JMRT R1 revision" w:date="2026-08-09T02:38:00Z" w16du:dateUtc="2026-08-09T06:38:00Z">
        <w:r>
          <w:delText xml:space="preserve"> of an</w:delText>
        </w:r>
      </w:del>
      <w:ins w:id="22" w:author="JMRT R1 revision" w:date="2026-08-09T02:38:00Z" w16du:dateUtc="2026-08-09T06:38:00Z">
        <w:r>
          <w:t>. An</w:t>
        </w:r>
      </w:ins>
      <w:r>
        <w:t xml:space="preserve"> LLM-hypothesized Fe-Mn-Al-</w:t>
      </w:r>
      <w:del w:id="23" w:author="JMRT R1 revision" w:date="2026-08-09T02:38:00Z" w16du:dateUtc="2026-08-09T06:38:00Z">
        <w:r>
          <w:delText>Si-</w:delText>
        </w:r>
      </w:del>
      <w:r>
        <w:t>Ni-</w:t>
      </w:r>
      <w:ins w:id="24" w:author="JMRT R1 revision" w:date="2026-08-09T02:38:00Z" w16du:dateUtc="2026-08-09T06:38:00Z">
        <w:r>
          <w:t>Si-</w:t>
        </w:r>
      </w:ins>
      <w:r>
        <w:t>C composition</w:t>
      </w:r>
      <w:del w:id="25" w:author="JMRT R1 revision" w:date="2026-08-09T02:38:00Z" w16du:dateUtc="2026-08-09T06:38:00Z">
        <w:r>
          <w:delText>,</w:delText>
        </w:r>
      </w:del>
      <w:ins w:id="26" w:author="JMRT R1 revision" w:date="2026-08-09T02:38:00Z" w16du:dateUtc="2026-08-09T06:38:00Z">
        <w:r>
          <w:t xml:space="preserve"> was</w:t>
        </w:r>
      </w:ins>
      <w:r>
        <w:t xml:space="preserve"> benchmarked against an established super-elastic Fe-Mn-Al-Ni alloy processed </w:t>
      </w:r>
      <w:del w:id="27" w:author="JMRT R1 revision" w:date="2026-08-09T02:38:00Z" w16du:dateUtc="2026-08-09T06:38:00Z">
        <w:r>
          <w:delText>under identical conditions.</w:delText>
        </w:r>
      </w:del>
      <w:ins w:id="28" w:author="JMRT R1 revision" w:date="2026-08-09T02:38:00Z" w16du:dateUtc="2026-08-09T06:38:00Z">
        <w:r>
          <w:t>by the same nominal route — an alloy whose super-elasticity depends on coherent B2 NiAl precipitates within a continuous BCC α parent.</w:t>
        </w:r>
      </w:ins>
      <w:r>
        <w:t xml:space="preserve"> The </w:t>
      </w:r>
      <w:del w:id="29" w:author="JMRT R1 revision" w:date="2026-08-09T02:38:00Z" w16du:dateUtc="2026-08-09T06:38:00Z">
        <w:r>
          <w:delText xml:space="preserve">AI-hypothesized </w:delText>
        </w:r>
      </w:del>
      <w:ins w:id="30" w:author="JMRT R1 revision" w:date="2026-08-09T02:38:00Z" w16du:dateUtc="2026-08-09T06:38:00Z">
        <w:r>
          <w:t>LLM-</w:t>
        </w:r>
      </w:ins>
      <w:r>
        <w:t xml:space="preserve">alloy </w:t>
      </w:r>
      <w:del w:id="31" w:author="JMRT R1 revision" w:date="2026-08-09T02:38:00Z" w16du:dateUtc="2026-08-09T06:38:00Z">
        <w:r>
          <w:delText>was</w:delText>
        </w:r>
      </w:del>
      <w:ins w:id="32" w:author="JMRT R1 revision" w:date="2026-08-09T02:38:00Z" w16du:dateUtc="2026-08-09T06:38:00Z">
        <w:r>
          <w:t>proved</w:t>
        </w:r>
      </w:ins>
      <w:r>
        <w:t xml:space="preserve"> readily castable </w:t>
      </w:r>
      <w:del w:id="33" w:author="JMRT R1 revision" w:date="2026-08-09T02:38:00Z" w16du:dateUtc="2026-08-09T06:38:00Z">
        <w:r>
          <w:delText>but failed to exhibit</w:delText>
        </w:r>
      </w:del>
      <w:ins w:id="34" w:author="JMRT R1 revision" w:date="2026-08-09T02:38:00Z" w16du:dateUtc="2026-08-09T06:38:00Z">
        <w:r>
          <w:t>and mechanically serviceable, with 0.2% proof stress from 1948 to 502 MPa across the anneal series and elongation peaking at 33%, yet it showed no</w:t>
        </w:r>
      </w:ins>
      <w:r>
        <w:t xml:space="preserve"> super-elasticity under any condition tested</w:t>
      </w:r>
      <w:del w:id="35" w:author="JMRT R1 revision" w:date="2026-08-09T02:38:00Z" w16du:dateUtc="2026-08-09T06:38:00Z">
        <w:r>
          <w:delText>, deforming instead like a conventional</w:delText>
        </w:r>
      </w:del>
      <w:ins w:id="36" w:author="JMRT R1 revision" w:date="2026-08-09T02:38:00Z" w16du:dateUtc="2026-08-09T06:38:00Z">
        <w:r>
          <w:t>: strain recovery on unloading was indistinguishable from</w:t>
        </w:r>
      </w:ins>
      <w:r>
        <w:t xml:space="preserve"> elastic </w:t>
      </w:r>
      <w:del w:id="37" w:author="JMRT R1 revision" w:date="2026-08-09T02:38:00Z" w16du:dateUtc="2026-08-09T06:38:00Z">
        <w:r>
          <w:delText>metal.</w:delText>
        </w:r>
      </w:del>
      <w:ins w:id="38" w:author="JMRT R1 revision" w:date="2026-08-09T02:38:00Z" w16du:dateUtc="2026-08-09T06:38:00Z">
        <w:r>
          <w:t>springback, against ≈0.5% recoverable transformation strain in the benchmark.</w:t>
        </w:r>
      </w:ins>
      <w:r>
        <w:t xml:space="preserve"> Synchrotron </w:t>
      </w:r>
      <w:del w:id="39" w:author="JMRT R1 revision" w:date="2026-08-09T02:38:00Z" w16du:dateUtc="2026-08-09T06:38:00Z">
        <w:r>
          <w:delText xml:space="preserve">X-ray </w:delText>
        </w:r>
      </w:del>
      <w:r>
        <w:t xml:space="preserve">diffraction </w:t>
      </w:r>
      <w:del w:id="40" w:author="JMRT R1 revision" w:date="2026-08-09T02:38:00Z" w16du:dateUtc="2026-08-09T06:38:00Z">
        <w:r>
          <w:delText>showed that</w:delText>
        </w:r>
      </w:del>
      <w:ins w:id="41" w:author="JMRT R1 revision" w:date="2026-08-09T02:38:00Z" w16du:dateUtc="2026-08-09T06:38:00Z">
        <w:r>
          <w:t>attributes</w:t>
        </w:r>
      </w:ins>
      <w:r>
        <w:t xml:space="preserve"> this </w:t>
      </w:r>
      <w:del w:id="42" w:author="JMRT R1 revision" w:date="2026-08-09T02:38:00Z" w16du:dateUtc="2026-08-09T06:38:00Z">
        <w:r>
          <w:delText xml:space="preserve">failure stems from </w:delText>
        </w:r>
      </w:del>
      <w:ins w:id="43" w:author="JMRT R1 revision" w:date="2026-08-09T02:38:00Z" w16du:dateUtc="2026-08-09T06:38:00Z">
        <w:r>
          <w:t xml:space="preserve">to </w:t>
        </w:r>
      </w:ins>
      <w:r>
        <w:t>a phase-stability mismatch</w:t>
      </w:r>
      <w:del w:id="44" w:author="JMRT R1 revision" w:date="2026-08-09T02:38:00Z" w16du:dateUtc="2026-08-09T06:38:00Z">
        <w:r>
          <w:delText>: the AI alloy forms</w:delText>
        </w:r>
      </w:del>
      <w:ins w:id="45" w:author="JMRT R1 revision" w:date="2026-08-09T02:38:00Z" w16du:dateUtc="2026-08-09T06:38:00Z">
        <w:r>
          <w:t xml:space="preserve"> —</w:t>
        </w:r>
      </w:ins>
      <w:r>
        <w:t xml:space="preserve"> a stable </w:t>
      </w:r>
      <w:del w:id="46" w:author="JMRT R1 revision" w:date="2026-08-09T02:38:00Z" w16du:dateUtc="2026-08-09T06:38:00Z">
        <w:r>
          <w:delText>dual-phase</w:delText>
        </w:r>
      </w:del>
      <w:ins w:id="47" w:author="JMRT R1 revision" w:date="2026-08-09T02:38:00Z" w16du:dateUtc="2026-08-09T06:38:00Z">
        <w:r>
          <w:t>FCC γ + BCC α duplex</w:t>
        </w:r>
      </w:ins>
      <w:r>
        <w:t xml:space="preserve"> microstructure with a minor ordered Fe</w:t>
      </w:r>
      <w:del w:id="48" w:author="JMRT R1 revision" w:date="2026-08-09T02:38:00Z" w16du:dateUtc="2026-08-09T06:38:00Z">
        <w:r>
          <w:delText>-</w:delText>
        </w:r>
      </w:del>
      <w:ins w:id="49" w:author="JMRT R1 revision" w:date="2026-08-09T02:38:00Z" w16du:dateUtc="2026-08-09T06:38:00Z">
        <w:r>
          <w:t>₃</w:t>
        </w:r>
      </w:ins>
      <w:r>
        <w:t>Al phase</w:t>
      </w:r>
      <w:ins w:id="50" w:author="JMRT R1 revision" w:date="2026-08-09T02:38:00Z" w16du:dateUtc="2026-08-09T06:38:00Z">
        <w:r>
          <w:t>, unchanged by deformation. Equilibrium CALPHAD calculations across three independent databases, validated against the benchmark, locate the cause. The benchmark solution-treats to single-phase</w:t>
        </w:r>
      </w:ins>
      <w:r>
        <w:t xml:space="preserve"> </w:t>
      </w:r>
      <w:del w:id="51" w:author="JMRT R1 revision" w:date="2026-08-09T02:38:00Z" w16du:dateUtc="2026-08-09T06:38:00Z">
        <w:r>
          <w:delText>that does not support the transformation pathway the benchmark alloy relies on, likely promoted by</w:delText>
        </w:r>
      </w:del>
      <w:ins w:id="52" w:author="JMRT R1 revision" w:date="2026-08-09T02:38:00Z" w16du:dateUtc="2026-08-09T06:38:00Z">
        <w:r>
          <w:t>BCC α at 1200 °C, whereas the LLM-alloy is two-phase there and reaches single-phase α only at ≈1340 °C, above</w:t>
        </w:r>
      </w:ins>
      <w:r>
        <w:t xml:space="preserve"> its </w:t>
      </w:r>
      <w:del w:id="53" w:author="JMRT R1 revision" w:date="2026-08-09T02:38:00Z" w16du:dateUtc="2026-08-09T06:38:00Z">
        <w:r>
          <w:delText>elevated</w:delText>
        </w:r>
      </w:del>
      <w:ins w:id="54" w:author="JMRT R1 revision" w:date="2026-08-09T02:38:00Z" w16du:dateUtc="2026-08-09T06:38:00Z">
        <w:r>
          <w:t>accessible processing range; deleting</w:t>
        </w:r>
      </w:ins>
      <w:r>
        <w:t xml:space="preserve"> carbon </w:t>
      </w:r>
      <w:del w:id="55" w:author="JMRT R1 revision" w:date="2026-08-09T02:38:00Z" w16du:dateUtc="2026-08-09T06:38:00Z">
        <w:r>
          <w:delText>content. We conclude that</w:delText>
        </w:r>
      </w:del>
      <w:ins w:id="56" w:author="JMRT R1 revision" w:date="2026-08-09T02:38:00Z" w16du:dateUtc="2026-08-09T06:38:00Z">
        <w:r>
          <w:t>alone from the measured chemistry lowers that field to ≈1150 °C and restores the single-phase state. A carbon addition of ≈0.10 wt% is thus sufficient to close the processing window on which super-elasticity depends.</w:t>
        </w:r>
      </w:ins>
      <w:r>
        <w:t xml:space="preserve"> LLM-proposed </w:t>
      </w:r>
      <w:del w:id="57" w:author="JMRT R1 revision" w:date="2026-08-09T02:38:00Z" w16du:dateUtc="2026-08-09T06:38:00Z">
        <w:r>
          <w:delText xml:space="preserve">alloy </w:delText>
        </w:r>
      </w:del>
      <w:r>
        <w:t xml:space="preserve">compositions </w:t>
      </w:r>
      <w:del w:id="58" w:author="JMRT R1 revision" w:date="2026-08-09T02:38:00Z" w16du:dateUtc="2026-08-09T06:38:00Z">
        <w:r>
          <w:delText>cannot be assumed to work as intended and should</w:delText>
        </w:r>
      </w:del>
      <w:ins w:id="59" w:author="JMRT R1 revision" w:date="2026-08-09T02:38:00Z" w16du:dateUtc="2026-08-09T06:38:00Z">
        <w:r>
          <w:t>should therefore</w:t>
        </w:r>
      </w:ins>
      <w:r>
        <w:t xml:space="preserve"> be screened for competing phase stability and interstitial content before </w:t>
      </w:r>
      <w:del w:id="60" w:author="JMRT R1 revision" w:date="2026-08-09T02:38:00Z" w16du:dateUtc="2026-08-09T06:38:00Z">
        <w:r>
          <w:delText xml:space="preserve">physical </w:delText>
        </w:r>
      </w:del>
      <w:r>
        <w:t xml:space="preserve">synthesis </w:t>
      </w:r>
      <w:del w:id="61" w:author="JMRT R1 revision" w:date="2026-08-09T02:38:00Z" w16du:dateUtc="2026-08-09T06:38:00Z">
        <w:r>
          <w:delText>is attempted</w:delText>
        </w:r>
      </w:del>
      <w:ins w:id="62" w:author="JMRT R1 revision" w:date="2026-08-09T02:38:00Z" w16du:dateUtc="2026-08-09T06:38:00Z">
        <w:r>
          <w:t>— a check costing minutes with openly available databases</w:t>
        </w:r>
      </w:ins>
      <w:r>
        <w:t>.</w:t>
      </w:r>
    </w:p>
    <w:p w14:paraId="467063D9" w14:textId="77777777" w:rsidR="00043995" w:rsidRDefault="003F15EF">
      <w:pPr>
        <w:pStyle w:val="BodyText"/>
      </w:pPr>
      <w:r>
        <w:rPr>
          <w:b/>
          <w:bCs/>
        </w:rPr>
        <w:t>Keywords:</w:t>
      </w:r>
      <w:r>
        <w:t xml:space="preserve"> Fe-based shape memory alloy; super-elasticity; AI-guided alloy design</w:t>
      </w:r>
      <w:ins w:id="63" w:author="JMRT R1 revision" w:date="2026-08-09T02:38:00Z" w16du:dateUtc="2026-08-09T06:38:00Z">
        <w:r>
          <w:t>; CALPHAD</w:t>
        </w:r>
      </w:ins>
      <w:r>
        <w:t>; synchrotron XRD; abnormal grain growth</w:t>
      </w:r>
    </w:p>
    <w:p w14:paraId="60B34B8E" w14:textId="77777777" w:rsidR="00043995" w:rsidRDefault="003F15EF">
      <w:r>
        <w:pict>
          <v:rect id="_x0000_i1026" style="width:0;height:1.5pt" o:hralign="center" o:hrstd="t" o:hr="t"/>
        </w:pict>
      </w:r>
    </w:p>
    <w:p w14:paraId="59666A9D" w14:textId="77777777" w:rsidR="00043995" w:rsidRDefault="003F15EF">
      <w:pPr>
        <w:pStyle w:val="Heading1"/>
      </w:pPr>
      <w:bookmarkStart w:id="64" w:name="introduction"/>
      <w:bookmarkEnd w:id="14"/>
      <w:r>
        <w:t>1. Introduction</w:t>
      </w:r>
    </w:p>
    <w:p w14:paraId="4914F5AE" w14:textId="77777777" w:rsidR="00043995" w:rsidRDefault="003F15EF">
      <w:pPr>
        <w:pStyle w:val="FirstParagraph"/>
        <w:rPr>
          <w:ins w:id="65" w:author="JMRT R1 revision" w:date="2026-08-09T02:38:00Z" w16du:dateUtc="2026-08-09T06:38:00Z"/>
        </w:rPr>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xml:space="preserve">. Together these tools raise the possibility of alloy design that supplements intuition-guided iteration with AI-proposed, thermodynamically screened candidates. </w:t>
      </w:r>
      <w:del w:id="66" w:author="JMRT R1 revision" w:date="2026-08-09T02:38:00Z" w16du:dateUtc="2026-08-09T06:38:00Z">
        <w:r>
          <w:delText>Recent studies have begun applying such AI methods specifically to shape memory alloys, including data-driven composition screening [4], generative inverse design [5], and LLM-based hypothesis generation [6]. However, whether these AI models practically work or not is yet to be tested.</w:delText>
        </w:r>
      </w:del>
      <w:ins w:id="67" w:author="JMRT R1 revision" w:date="2026-08-09T02:38:00Z" w16du:dateUtc="2026-08-09T06:38:00Z">
        <w:r>
          <w:t>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ins>
    </w:p>
    <w:p w14:paraId="4421FC96" w14:textId="77777777" w:rsidR="00043995" w:rsidRDefault="003F15EF">
      <w:pPr>
        <w:pStyle w:val="BodyText"/>
      </w:pPr>
      <w:ins w:id="68" w:author="JMRT R1 revision" w:date="2026-08-09T02:38:00Z" w16du:dateUtc="2026-08-09T06:38:00Z">
        <w:r>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w:t>
        </w:r>
      </w:ins>
      <w:r>
        <w:t xml:space="preserve"> Current generative materials models typically optimize for thermodynamic stability (formation energy, convex-hull distance) but may not, in general, explicitly consider the kinetic barriers governing microstructure evolution during processing</w:t>
      </w:r>
      <w:r>
        <w:t xml:space="preserve"> [1</w:t>
      </w:r>
      <w:del w:id="69" w:author="JMRT R1 revision" w:date="2026-08-09T02:38:00Z" w16du:dateUtc="2026-08-09T06:38:00Z">
        <w:r>
          <w:delText>].</w:delText>
        </w:r>
      </w:del>
      <w:ins w:id="70" w:author="JMRT R1 revision" w:date="2026-08-09T02:38:00Z" w16du:dateUtc="2026-08-09T06:38:00Z">
        <w:r>
          <w:t>]; nor need they check that the phase fields their target microstructure requires are reachable by any processing route the laboratory can actually run.</w:t>
        </w:r>
      </w:ins>
      <w:r>
        <w:t xml:space="preserve"> A composition whose target phase lies on the DFT convex hull might still be difficult to realize in practice. </w:t>
      </w:r>
      <w:del w:id="71" w:author="JMRT R1 revision" w:date="2026-08-09T02:38:00Z" w16du:dateUtc="2026-08-09T06:38:00Z">
        <w:r>
          <w:delText xml:space="preserve">It is our interest to examine a large language model (LLM)-hypothesized shape memory alloy (SMA). </w:delText>
        </w:r>
      </w:del>
      <w:r>
        <w:t xml:space="preserve">To the best of our knowledge, experimentally validated studies </w:t>
      </w:r>
      <w:del w:id="72" w:author="JMRT R1 revision" w:date="2026-08-09T02:38:00Z" w16du:dateUtc="2026-08-09T06:38:00Z">
        <w:r>
          <w:delText>on this topic</w:delText>
        </w:r>
      </w:del>
      <w:ins w:id="73" w:author="JMRT R1 revision" w:date="2026-08-09T02:38:00Z" w16du:dateUtc="2026-08-09T06:38:00Z">
        <w:r>
          <w:t>of LLM-hypothesized alloys</w:t>
        </w:r>
      </w:ins>
      <w:r>
        <w:t xml:space="preserve"> remain very rare.</w:t>
      </w:r>
    </w:p>
    <w:p w14:paraId="66E3E14E" w14:textId="77777777" w:rsidR="00043995" w:rsidRDefault="003F15EF">
      <w:pPr>
        <w:pStyle w:val="BodyText"/>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4F474CDE" w14:textId="77777777" w:rsidR="00043995" w:rsidRDefault="003F15EF">
      <w:pPr>
        <w:pStyle w:val="BodyText"/>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 xml:space="preserve">[13,14]. However, achieving a bamboo-like grain structure poses significant challenges, especially at industrial scale. In this study, we adopted this alloy system, trained an </w:t>
      </w:r>
      <w:del w:id="74" w:author="JMRT R1 revision" w:date="2026-08-09T02:38:00Z" w16du:dateUtc="2026-08-09T06:38:00Z">
        <w:r>
          <w:delText>AI with</w:delText>
        </w:r>
      </w:del>
      <w:ins w:id="75" w:author="JMRT R1 revision" w:date="2026-08-09T02:38:00Z" w16du:dateUtc="2026-08-09T06:38:00Z">
        <w:r>
          <w:t>LLM agent on</w:t>
        </w:r>
      </w:ins>
      <w:r>
        <w:t xml:space="preserve"> over 200 published papers on Fe-based SMAs along with other publicly available information, and asked </w:t>
      </w:r>
      <w:del w:id="76" w:author="JMRT R1 revision" w:date="2026-08-09T02:38:00Z" w16du:dateUtc="2026-08-09T06:38:00Z">
        <w:r>
          <w:delText>the AI</w:delText>
        </w:r>
      </w:del>
      <w:ins w:id="77" w:author="JMRT R1 revision" w:date="2026-08-09T02:38:00Z" w16du:dateUtc="2026-08-09T06:38:00Z">
        <w:r>
          <w:t>it</w:t>
        </w:r>
      </w:ins>
      <w:r>
        <w:t xml:space="preserve"> for lower-cost alternatives with the potential to exhibit super-elasticity with small grain sizes. We processed one of the </w:t>
      </w:r>
      <w:del w:id="78" w:author="JMRT R1 revision" w:date="2026-08-09T02:38:00Z" w16du:dateUtc="2026-08-09T06:38:00Z">
        <w:r>
          <w:delText>AI</w:delText>
        </w:r>
      </w:del>
      <w:ins w:id="79" w:author="JMRT R1 revision" w:date="2026-08-09T02:38:00Z" w16du:dateUtc="2026-08-09T06:38:00Z">
        <w:r>
          <w:t>LLM</w:t>
        </w:r>
      </w:ins>
      <w:r>
        <w:t xml:space="preserve">-hypothesized compositions alongside the alloy reported by Omori </w:t>
      </w:r>
      <w:r>
        <w:rPr>
          <w:i/>
          <w:iCs/>
        </w:rPr>
        <w:t>et al.</w:t>
      </w:r>
      <w:r>
        <w:t xml:space="preserve"> [12]</w:t>
      </w:r>
      <w:r>
        <w:t xml:space="preserve">. </w:t>
      </w:r>
      <w:del w:id="80" w:author="JMRT R1 revision" w:date="2026-08-09T02:38:00Z" w16du:dateUtc="2026-08-09T06:38:00Z">
        <w:r>
          <w:delText>Because</w:delText>
        </w:r>
      </w:del>
      <w:ins w:id="81" w:author="JMRT R1 revision" w:date="2026-08-09T02:38:00Z" w16du:dateUtc="2026-08-09T06:38:00Z">
        <w:r>
          <w:t>Both alloys were then put through</w:t>
        </w:r>
      </w:ins>
      <w:r>
        <w:t xml:space="preserve"> the </w:t>
      </w:r>
      <w:ins w:id="82" w:author="JMRT R1 revision" w:date="2026-08-09T02:38:00Z" w16du:dateUtc="2026-08-09T06:38:00Z">
        <w:r>
          <w:t xml:space="preserve">same nominal </w:t>
        </w:r>
      </w:ins>
      <w:r>
        <w:t xml:space="preserve">processing </w:t>
      </w:r>
      <w:del w:id="83" w:author="JMRT R1 revision" w:date="2026-08-09T02:38:00Z" w16du:dateUtc="2026-08-09T06:38:00Z">
        <w:r>
          <w:delText>history was kept</w:delText>
        </w:r>
      </w:del>
      <w:ins w:id="84" w:author="JMRT R1 revision" w:date="2026-08-09T02:38:00Z" w16du:dateUtc="2026-08-09T06:38:00Z">
        <w:r>
          <w:t>route. Identical nominal parameters do not guarantee</w:t>
        </w:r>
      </w:ins>
      <w:r>
        <w:t xml:space="preserve"> identical </w:t>
      </w:r>
      <w:del w:id="85" w:author="JMRT R1 revision" w:date="2026-08-09T02:38:00Z" w16du:dateUtc="2026-08-09T06:38:00Z">
        <w:r>
          <w:delText>for both alloys, compositional differences</w:delText>
        </w:r>
      </w:del>
      <w:ins w:id="86" w:author="JMRT R1 revision" w:date="2026-08-09T02:38:00Z" w16du:dateUtc="2026-08-09T06:38:00Z">
        <w:r>
          <w:t>recrystallization, grain size, texture or precipitation state in two different compositions, so what follows is a comparison of how each alloy responds to a common route rather than a controlled isolation of composition; the limits of that comparison</w:t>
        </w:r>
      </w:ins>
      <w:r>
        <w:t xml:space="preserve"> are </w:t>
      </w:r>
      <w:del w:id="87" w:author="JMRT R1 revision" w:date="2026-08-09T02:38:00Z" w16du:dateUtc="2026-08-09T06:38:00Z">
        <w:r>
          <w:delText>the sole variable determining the final mechanical properties</w:delText>
        </w:r>
      </w:del>
      <w:ins w:id="88" w:author="JMRT R1 revision" w:date="2026-08-09T02:38:00Z" w16du:dateUtc="2026-08-09T06:38:00Z">
        <w:r>
          <w:t>stated in Sec. 4.1</w:t>
        </w:r>
      </w:ins>
      <w:r>
        <w:t>.</w:t>
      </w:r>
    </w:p>
    <w:p w14:paraId="7D5CD130" w14:textId="77777777" w:rsidR="00043995" w:rsidRDefault="003F15EF">
      <w:pPr>
        <w:pStyle w:val="BodyText"/>
        <w:rPr>
          <w:ins w:id="89" w:author="JMRT R1 revision" w:date="2026-08-09T02:38:00Z" w16du:dateUtc="2026-08-09T06:38:00Z"/>
        </w:rPr>
      </w:pPr>
      <w:ins w:id="90" w:author="JMRT R1 revision" w:date="2026-08-09T02:38:00Z" w16du:dateUtc="2026-08-09T06:38:00Z">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ins>
    </w:p>
    <w:p w14:paraId="6CD217E5" w14:textId="77777777" w:rsidR="00043995" w:rsidRDefault="003F15EF">
      <w:r>
        <w:pict>
          <v:rect id="_x0000_i1027" style="width:0;height:1.5pt" o:hralign="center" o:hrstd="t" o:hr="t"/>
        </w:pict>
      </w:r>
    </w:p>
    <w:p w14:paraId="52EB96F7" w14:textId="77777777" w:rsidR="00043995" w:rsidRDefault="003F15EF">
      <w:pPr>
        <w:pStyle w:val="Heading1"/>
      </w:pPr>
      <w:bookmarkStart w:id="91" w:name="materials-and-experiments"/>
      <w:bookmarkEnd w:id="64"/>
      <w:r>
        <w:t>2. Materials and Experiments</w:t>
      </w:r>
    </w:p>
    <w:p w14:paraId="330B556D" w14:textId="77777777" w:rsidR="00043995" w:rsidRDefault="003F15EF">
      <w:pPr>
        <w:pStyle w:val="Heading2"/>
      </w:pPr>
      <w:bookmarkStart w:id="92" w:name="alloy-design-and-synthesis"/>
      <w:r>
        <w:t>2.1 Alloy design and synthesis</w:t>
      </w:r>
    </w:p>
    <w:p w14:paraId="54D90C51" w14:textId="77777777" w:rsidR="00043995" w:rsidRDefault="003F15EF">
      <w:pPr>
        <w:pStyle w:val="FirstParagraph"/>
      </w:pPr>
      <w:r>
        <w:t xml:space="preserve">The </w:t>
      </w:r>
      <w:del w:id="93" w:author="JMRT R1 revision" w:date="2026-08-09T02:38:00Z" w16du:dateUtc="2026-08-09T06:38:00Z">
        <w:r>
          <w:delText>AI</w:delText>
        </w:r>
      </w:del>
      <w:ins w:id="94" w:author="JMRT R1 revision" w:date="2026-08-09T02:38:00Z" w16du:dateUtc="2026-08-09T06:38:00Z">
        <w:r>
          <w:t>LLM</w:t>
        </w:r>
      </w:ins>
      <w:r>
        <w:t xml:space="preserve">-hypothesized composition was generated by an LLM deep-research agent (Gemini 2.5 with the Deep Research tool [2]) prompted to propose an Fe-Mn-Al-based composition optimized for room-temperature super-elasticity. The agent was instructed to (i) reason from the Fe-Mn-Al-Ni family established by Omori and co-workers [12,15] </w:t>
      </w:r>
      <w:r>
        <w:t>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w:t>
      </w:r>
      <w:r>
        <w:t>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et al.</w:t>
      </w:r>
      <w:r>
        <w:t xml:space="preserve"> [12], was synthesized under identical conditions. These alloys are hereafter named the </w:t>
      </w:r>
      <w:del w:id="95" w:author="JMRT R1 revision" w:date="2026-08-09T02:38:00Z" w16du:dateUtc="2026-08-09T06:38:00Z">
        <w:r>
          <w:delText>AI</w:delText>
        </w:r>
      </w:del>
      <w:ins w:id="96" w:author="JMRT R1 revision" w:date="2026-08-09T02:38:00Z" w16du:dateUtc="2026-08-09T06:38:00Z">
        <w:r>
          <w:t>LLM</w:t>
        </w:r>
      </w:ins>
      <w:r>
        <w:t xml:space="preserve">-alloy and </w:t>
      </w:r>
      <w:del w:id="97" w:author="JMRT R1 revision" w:date="2026-08-09T02:38:00Z" w16du:dateUtc="2026-08-09T06:38:00Z">
        <w:r>
          <w:delText>Omori-</w:delText>
        </w:r>
      </w:del>
      <w:ins w:id="98" w:author="JMRT R1 revision" w:date="2026-08-09T02:38:00Z" w16du:dateUtc="2026-08-09T06:38:00Z">
        <w:r>
          <w:t xml:space="preserve">benchmark </w:t>
        </w:r>
      </w:ins>
      <w:r>
        <w:t>alloy, respectively.</w:t>
      </w:r>
    </w:p>
    <w:p w14:paraId="25BA5179" w14:textId="77777777" w:rsidR="00043995" w:rsidRDefault="003F15EF">
      <w:pPr>
        <w:pStyle w:val="BodyText"/>
      </w:pPr>
      <w:r>
        <w:t xml:space="preserve">Using high-purity raw elements, about 2 kg of each alloy was melted in a vacuum induction furnace and cast into ø50 mm ingots. </w:t>
      </w:r>
      <w:del w:id="99" w:author="JMRT R1 revision" w:date="2026-08-09T02:38:00Z" w16du:dateUtc="2026-08-09T06:38:00Z">
        <w:r>
          <w:delText xml:space="preserve">Alloy chemistries are listed in </w:delText>
        </w:r>
        <w:r>
          <w:rPr>
            <w:b/>
            <w:bCs/>
          </w:rPr>
          <w:delText>Table 1</w:delText>
        </w:r>
        <w:r>
          <w:delText>. For both alloys, the actual chemistries measured by inductively coupled plasma atomic emission spectroscopy (ICP-AES) are very close to the nominal values, except that Si is lower in the AI-alloy and unexpected P is present in the Omori-alloy; the source of the P is unknown.</w:delText>
        </w:r>
      </w:del>
      <w:ins w:id="100" w:author="JMRT R1 revision" w:date="2026-08-09T02:38:00Z" w16du:dateUtc="2026-08-09T06:38:00Z">
        <w:r>
          <w:t xml:space="preserve">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a residual from commercial melting stock. This is below the level at which grain-boundary embrittlement is normally rep</w:t>
        </w:r>
        <w:r>
          <w:t>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w:t>
        </w:r>
      </w:ins>
      <w:r>
        <w:t xml:space="preserve">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w:t>
      </w:r>
      <w:r>
        <w:t xml:space="preserve"> anneal.</w:t>
      </w:r>
    </w:p>
    <w:p w14:paraId="77D464D2" w14:textId="77777777" w:rsidR="00043995" w:rsidRDefault="003F15EF">
      <w:pPr>
        <w:pStyle w:val="BodyText"/>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043995" w14:paraId="0208135B" w14:textId="77777777" w:rsidTr="00043995">
        <w:trPr>
          <w:cnfStyle w:val="100000000000" w:firstRow="1" w:lastRow="0" w:firstColumn="0" w:lastColumn="0" w:oddVBand="0" w:evenVBand="0" w:oddHBand="0" w:evenHBand="0" w:firstRowFirstColumn="0" w:firstRowLastColumn="0" w:lastRowFirstColumn="0" w:lastRowLastColumn="0"/>
          <w:tblHeader/>
        </w:trPr>
        <w:tc>
          <w:tcPr>
            <w:tcW w:w="705" w:type="dxa"/>
          </w:tcPr>
          <w:p w14:paraId="2A2CD2A3" w14:textId="77777777" w:rsidR="00043995" w:rsidRDefault="003F15EF">
            <w:pPr>
              <w:pStyle w:val="Compact"/>
            </w:pPr>
            <w:r>
              <w:t>Element</w:t>
            </w:r>
          </w:p>
        </w:tc>
        <w:tc>
          <w:tcPr>
            <w:tcW w:w="1646" w:type="dxa"/>
          </w:tcPr>
          <w:p w14:paraId="149984EB" w14:textId="77777777" w:rsidR="00043995" w:rsidRDefault="003F15EF">
            <w:pPr>
              <w:pStyle w:val="Compact"/>
            </w:pPr>
            <w:del w:id="101" w:author="JMRT R1 revision" w:date="2026-08-09T02:38:00Z" w16du:dateUtc="2026-08-09T06:38:00Z">
              <w:r>
                <w:delText>AI</w:delText>
              </w:r>
            </w:del>
            <w:ins w:id="102" w:author="JMRT R1 revision" w:date="2026-08-09T02:38:00Z" w16du:dateUtc="2026-08-09T06:38:00Z">
              <w:r>
                <w:t>LLM</w:t>
              </w:r>
            </w:ins>
            <w:r>
              <w:t>-alloy (nominal)</w:t>
            </w:r>
          </w:p>
        </w:tc>
        <w:tc>
          <w:tcPr>
            <w:tcW w:w="1646" w:type="dxa"/>
          </w:tcPr>
          <w:p w14:paraId="608CECB5" w14:textId="77777777" w:rsidR="00043995" w:rsidRDefault="003F15EF">
            <w:pPr>
              <w:pStyle w:val="Compact"/>
            </w:pPr>
            <w:del w:id="103" w:author="JMRT R1 revision" w:date="2026-08-09T02:38:00Z" w16du:dateUtc="2026-08-09T06:38:00Z">
              <w:r>
                <w:delText>AI</w:delText>
              </w:r>
            </w:del>
            <w:ins w:id="104" w:author="JMRT R1 revision" w:date="2026-08-09T02:38:00Z" w16du:dateUtc="2026-08-09T06:38:00Z">
              <w:r>
                <w:t>LLM</w:t>
              </w:r>
            </w:ins>
            <w:r>
              <w:t>-alloy (actual)</w:t>
            </w:r>
          </w:p>
        </w:tc>
        <w:tc>
          <w:tcPr>
            <w:tcW w:w="1960" w:type="dxa"/>
          </w:tcPr>
          <w:p w14:paraId="1961C495" w14:textId="77777777" w:rsidR="00043995" w:rsidRDefault="003F15EF">
            <w:pPr>
              <w:pStyle w:val="Compact"/>
            </w:pPr>
            <w:del w:id="105" w:author="JMRT R1 revision" w:date="2026-08-09T02:38:00Z" w16du:dateUtc="2026-08-09T06:38:00Z">
              <w:r>
                <w:delText>Omori-</w:delText>
              </w:r>
            </w:del>
            <w:ins w:id="106" w:author="JMRT R1 revision" w:date="2026-08-09T02:38:00Z" w16du:dateUtc="2026-08-09T06:38:00Z">
              <w:r>
                <w:t xml:space="preserve">benchmark </w:t>
              </w:r>
            </w:ins>
            <w:r>
              <w:t>alloy (nominal)</w:t>
            </w:r>
          </w:p>
        </w:tc>
        <w:tc>
          <w:tcPr>
            <w:tcW w:w="1960" w:type="dxa"/>
          </w:tcPr>
          <w:p w14:paraId="56BF4006" w14:textId="77777777" w:rsidR="00043995" w:rsidRDefault="003F15EF">
            <w:pPr>
              <w:pStyle w:val="Compact"/>
            </w:pPr>
            <w:del w:id="107" w:author="JMRT R1 revision" w:date="2026-08-09T02:38:00Z" w16du:dateUtc="2026-08-09T06:38:00Z">
              <w:r>
                <w:delText>Omori-</w:delText>
              </w:r>
            </w:del>
            <w:ins w:id="108" w:author="JMRT R1 revision" w:date="2026-08-09T02:38:00Z" w16du:dateUtc="2026-08-09T06:38:00Z">
              <w:r>
                <w:t xml:space="preserve">benchmark </w:t>
              </w:r>
            </w:ins>
            <w:r>
              <w:t>alloy (actual)</w:t>
            </w:r>
          </w:p>
        </w:tc>
      </w:tr>
      <w:tr w:rsidR="00043995" w14:paraId="1A05320C" w14:textId="77777777">
        <w:tc>
          <w:tcPr>
            <w:tcW w:w="705" w:type="dxa"/>
          </w:tcPr>
          <w:p w14:paraId="0ADB3020" w14:textId="77777777" w:rsidR="00043995" w:rsidRDefault="003F15EF">
            <w:pPr>
              <w:pStyle w:val="Compact"/>
            </w:pPr>
            <w:r>
              <w:t>Fe</w:t>
            </w:r>
          </w:p>
        </w:tc>
        <w:tc>
          <w:tcPr>
            <w:tcW w:w="1646" w:type="dxa"/>
          </w:tcPr>
          <w:p w14:paraId="15D1F999" w14:textId="77777777" w:rsidR="00043995" w:rsidRDefault="003F15EF">
            <w:pPr>
              <w:pStyle w:val="Compact"/>
            </w:pPr>
            <w:r>
              <w:t>54.5</w:t>
            </w:r>
          </w:p>
        </w:tc>
        <w:tc>
          <w:tcPr>
            <w:tcW w:w="1646" w:type="dxa"/>
          </w:tcPr>
          <w:p w14:paraId="33610F02" w14:textId="77777777" w:rsidR="00043995" w:rsidRDefault="003F15EF">
            <w:pPr>
              <w:pStyle w:val="Compact"/>
            </w:pPr>
            <w:r>
              <w:t>55.83</w:t>
            </w:r>
          </w:p>
        </w:tc>
        <w:tc>
          <w:tcPr>
            <w:tcW w:w="1960" w:type="dxa"/>
          </w:tcPr>
          <w:p w14:paraId="2D897F4E" w14:textId="77777777" w:rsidR="00043995" w:rsidRDefault="003F15EF">
            <w:pPr>
              <w:pStyle w:val="Compact"/>
            </w:pPr>
            <w:r>
              <w:t>47.08</w:t>
            </w:r>
          </w:p>
        </w:tc>
        <w:tc>
          <w:tcPr>
            <w:tcW w:w="1960" w:type="dxa"/>
          </w:tcPr>
          <w:p w14:paraId="0EE59EAE" w14:textId="77777777" w:rsidR="00043995" w:rsidRDefault="003F15EF">
            <w:pPr>
              <w:pStyle w:val="Compact"/>
            </w:pPr>
            <w:r>
              <w:t>46.51</w:t>
            </w:r>
          </w:p>
        </w:tc>
      </w:tr>
      <w:tr w:rsidR="00043995" w14:paraId="04053895" w14:textId="77777777">
        <w:tc>
          <w:tcPr>
            <w:tcW w:w="705" w:type="dxa"/>
          </w:tcPr>
          <w:p w14:paraId="545DB45D" w14:textId="77777777" w:rsidR="00043995" w:rsidRDefault="003F15EF">
            <w:pPr>
              <w:pStyle w:val="Compact"/>
            </w:pPr>
            <w:r>
              <w:t>Mn</w:t>
            </w:r>
          </w:p>
        </w:tc>
        <w:tc>
          <w:tcPr>
            <w:tcW w:w="1646" w:type="dxa"/>
          </w:tcPr>
          <w:p w14:paraId="29DD263F" w14:textId="77777777" w:rsidR="00043995" w:rsidRDefault="003F15EF">
            <w:pPr>
              <w:pStyle w:val="Compact"/>
            </w:pPr>
            <w:r>
              <w:t>32.3</w:t>
            </w:r>
          </w:p>
        </w:tc>
        <w:tc>
          <w:tcPr>
            <w:tcW w:w="1646" w:type="dxa"/>
          </w:tcPr>
          <w:p w14:paraId="24110193" w14:textId="77777777" w:rsidR="00043995" w:rsidRDefault="003F15EF">
            <w:pPr>
              <w:pStyle w:val="Compact"/>
            </w:pPr>
            <w:r>
              <w:t>31.78</w:t>
            </w:r>
          </w:p>
        </w:tc>
        <w:tc>
          <w:tcPr>
            <w:tcW w:w="1960" w:type="dxa"/>
          </w:tcPr>
          <w:p w14:paraId="3B763134" w14:textId="77777777" w:rsidR="00043995" w:rsidRDefault="003F15EF">
            <w:pPr>
              <w:pStyle w:val="Compact"/>
            </w:pPr>
            <w:r>
              <w:t>36.43</w:t>
            </w:r>
          </w:p>
        </w:tc>
        <w:tc>
          <w:tcPr>
            <w:tcW w:w="1960" w:type="dxa"/>
          </w:tcPr>
          <w:p w14:paraId="404A78B3" w14:textId="77777777" w:rsidR="00043995" w:rsidRDefault="003F15EF">
            <w:pPr>
              <w:pStyle w:val="Compact"/>
            </w:pPr>
            <w:r>
              <w:t>36.49</w:t>
            </w:r>
          </w:p>
        </w:tc>
      </w:tr>
      <w:tr w:rsidR="00043995" w14:paraId="2E560898" w14:textId="77777777">
        <w:tc>
          <w:tcPr>
            <w:tcW w:w="705" w:type="dxa"/>
          </w:tcPr>
          <w:p w14:paraId="57585F87" w14:textId="77777777" w:rsidR="00043995" w:rsidRDefault="003F15EF">
            <w:pPr>
              <w:pStyle w:val="Compact"/>
            </w:pPr>
            <w:r>
              <w:t>Al</w:t>
            </w:r>
          </w:p>
        </w:tc>
        <w:tc>
          <w:tcPr>
            <w:tcW w:w="1646" w:type="dxa"/>
          </w:tcPr>
          <w:p w14:paraId="7455AF1B" w14:textId="77777777" w:rsidR="00043995" w:rsidRDefault="003F15EF">
            <w:pPr>
              <w:pStyle w:val="Compact"/>
            </w:pPr>
            <w:r>
              <w:t>6.4</w:t>
            </w:r>
          </w:p>
        </w:tc>
        <w:tc>
          <w:tcPr>
            <w:tcW w:w="1646" w:type="dxa"/>
          </w:tcPr>
          <w:p w14:paraId="162BA2AF" w14:textId="77777777" w:rsidR="00043995" w:rsidRDefault="003F15EF">
            <w:pPr>
              <w:pStyle w:val="Compact"/>
            </w:pPr>
            <w:r>
              <w:t>6.24</w:t>
            </w:r>
          </w:p>
        </w:tc>
        <w:tc>
          <w:tcPr>
            <w:tcW w:w="1960" w:type="dxa"/>
          </w:tcPr>
          <w:p w14:paraId="230CE16D" w14:textId="77777777" w:rsidR="00043995" w:rsidRDefault="003F15EF">
            <w:pPr>
              <w:pStyle w:val="Compact"/>
            </w:pPr>
            <w:r>
              <w:t>7.9</w:t>
            </w:r>
          </w:p>
        </w:tc>
        <w:tc>
          <w:tcPr>
            <w:tcW w:w="1960" w:type="dxa"/>
          </w:tcPr>
          <w:p w14:paraId="4030E1DF" w14:textId="77777777" w:rsidR="00043995" w:rsidRDefault="003F15EF">
            <w:pPr>
              <w:pStyle w:val="Compact"/>
            </w:pPr>
            <w:r>
              <w:t>8.00</w:t>
            </w:r>
          </w:p>
        </w:tc>
      </w:tr>
      <w:tr w:rsidR="00043995" w14:paraId="0747E471" w14:textId="77777777">
        <w:tc>
          <w:tcPr>
            <w:tcW w:w="705" w:type="dxa"/>
          </w:tcPr>
          <w:p w14:paraId="35948E3B" w14:textId="77777777" w:rsidR="00043995" w:rsidRDefault="003F15EF">
            <w:pPr>
              <w:pStyle w:val="Compact"/>
            </w:pPr>
            <w:r>
              <w:t>Ni</w:t>
            </w:r>
          </w:p>
        </w:tc>
        <w:tc>
          <w:tcPr>
            <w:tcW w:w="1646" w:type="dxa"/>
          </w:tcPr>
          <w:p w14:paraId="1F212D33" w14:textId="77777777" w:rsidR="00043995" w:rsidRDefault="003F15EF">
            <w:pPr>
              <w:pStyle w:val="Compact"/>
            </w:pPr>
            <w:r>
              <w:t>4.6</w:t>
            </w:r>
          </w:p>
        </w:tc>
        <w:tc>
          <w:tcPr>
            <w:tcW w:w="1646" w:type="dxa"/>
          </w:tcPr>
          <w:p w14:paraId="56CFC71B" w14:textId="77777777" w:rsidR="00043995" w:rsidRDefault="003F15EF">
            <w:pPr>
              <w:pStyle w:val="Compact"/>
            </w:pPr>
            <w:r>
              <w:t>4.81</w:t>
            </w:r>
          </w:p>
        </w:tc>
        <w:tc>
          <w:tcPr>
            <w:tcW w:w="1960" w:type="dxa"/>
          </w:tcPr>
          <w:p w14:paraId="7C163EE1" w14:textId="77777777" w:rsidR="00043995" w:rsidRDefault="003F15EF">
            <w:pPr>
              <w:pStyle w:val="Compact"/>
            </w:pPr>
            <w:r>
              <w:t>8.59</w:t>
            </w:r>
          </w:p>
        </w:tc>
        <w:tc>
          <w:tcPr>
            <w:tcW w:w="1960" w:type="dxa"/>
          </w:tcPr>
          <w:p w14:paraId="7C774967" w14:textId="77777777" w:rsidR="00043995" w:rsidRDefault="003F15EF">
            <w:pPr>
              <w:pStyle w:val="Compact"/>
            </w:pPr>
            <w:r>
              <w:t>8.94</w:t>
            </w:r>
          </w:p>
        </w:tc>
      </w:tr>
      <w:tr w:rsidR="00043995" w14:paraId="18B2DDBA" w14:textId="77777777">
        <w:tc>
          <w:tcPr>
            <w:tcW w:w="705" w:type="dxa"/>
          </w:tcPr>
          <w:p w14:paraId="6C136571" w14:textId="77777777" w:rsidR="00043995" w:rsidRDefault="003F15EF">
            <w:pPr>
              <w:pStyle w:val="Compact"/>
            </w:pPr>
            <w:r>
              <w:t>Si</w:t>
            </w:r>
          </w:p>
        </w:tc>
        <w:tc>
          <w:tcPr>
            <w:tcW w:w="1646" w:type="dxa"/>
          </w:tcPr>
          <w:p w14:paraId="3F278834" w14:textId="77777777" w:rsidR="00043995" w:rsidRDefault="003F15EF">
            <w:pPr>
              <w:pStyle w:val="Compact"/>
            </w:pPr>
            <w:r>
              <w:t>2.2</w:t>
            </w:r>
          </w:p>
        </w:tc>
        <w:tc>
          <w:tcPr>
            <w:tcW w:w="1646" w:type="dxa"/>
          </w:tcPr>
          <w:p w14:paraId="6AA0F8F2" w14:textId="77777777" w:rsidR="00043995" w:rsidRDefault="003F15EF">
            <w:pPr>
              <w:pStyle w:val="Compact"/>
            </w:pPr>
            <w:r>
              <w:t>1.11</w:t>
            </w:r>
          </w:p>
        </w:tc>
        <w:tc>
          <w:tcPr>
            <w:tcW w:w="1960" w:type="dxa"/>
          </w:tcPr>
          <w:p w14:paraId="3C7B55BF" w14:textId="77777777" w:rsidR="00043995" w:rsidRDefault="003F15EF">
            <w:pPr>
              <w:pStyle w:val="Compact"/>
            </w:pPr>
            <w:r>
              <w:t>–</w:t>
            </w:r>
          </w:p>
        </w:tc>
        <w:tc>
          <w:tcPr>
            <w:tcW w:w="1960" w:type="dxa"/>
          </w:tcPr>
          <w:p w14:paraId="62956790" w14:textId="77777777" w:rsidR="00043995" w:rsidRDefault="003F15EF">
            <w:pPr>
              <w:pStyle w:val="Compact"/>
            </w:pPr>
            <w:r>
              <w:t>&lt;0.01</w:t>
            </w:r>
          </w:p>
        </w:tc>
      </w:tr>
      <w:tr w:rsidR="00043995" w14:paraId="1EEEB67A" w14:textId="77777777">
        <w:tc>
          <w:tcPr>
            <w:tcW w:w="705" w:type="dxa"/>
          </w:tcPr>
          <w:p w14:paraId="20F0D6F4" w14:textId="77777777" w:rsidR="00043995" w:rsidRDefault="003F15EF">
            <w:pPr>
              <w:pStyle w:val="Compact"/>
            </w:pPr>
            <w:r>
              <w:t>C</w:t>
            </w:r>
          </w:p>
        </w:tc>
        <w:tc>
          <w:tcPr>
            <w:tcW w:w="1646" w:type="dxa"/>
          </w:tcPr>
          <w:p w14:paraId="527312D3" w14:textId="77777777" w:rsidR="00043995" w:rsidRDefault="003F15EF">
            <w:pPr>
              <w:pStyle w:val="Compact"/>
            </w:pPr>
            <w:r>
              <w:t>0.1</w:t>
            </w:r>
          </w:p>
        </w:tc>
        <w:tc>
          <w:tcPr>
            <w:tcW w:w="1646" w:type="dxa"/>
          </w:tcPr>
          <w:p w14:paraId="23A60DBC" w14:textId="77777777" w:rsidR="00043995" w:rsidRDefault="003F15EF">
            <w:pPr>
              <w:pStyle w:val="Compact"/>
            </w:pPr>
            <w:r>
              <w:t>0.105</w:t>
            </w:r>
          </w:p>
        </w:tc>
        <w:tc>
          <w:tcPr>
            <w:tcW w:w="1960" w:type="dxa"/>
          </w:tcPr>
          <w:p w14:paraId="34699A0C" w14:textId="77777777" w:rsidR="00043995" w:rsidRDefault="003F15EF">
            <w:pPr>
              <w:pStyle w:val="Compact"/>
            </w:pPr>
            <w:r>
              <w:t>–</w:t>
            </w:r>
          </w:p>
        </w:tc>
        <w:tc>
          <w:tcPr>
            <w:tcW w:w="1960" w:type="dxa"/>
          </w:tcPr>
          <w:p w14:paraId="52479367" w14:textId="77777777" w:rsidR="00043995" w:rsidRDefault="003F15EF">
            <w:pPr>
              <w:pStyle w:val="Compact"/>
            </w:pPr>
            <w:r>
              <w:t>0.01</w:t>
            </w:r>
          </w:p>
        </w:tc>
      </w:tr>
      <w:tr w:rsidR="00043995" w14:paraId="325C2B83" w14:textId="77777777">
        <w:tc>
          <w:tcPr>
            <w:tcW w:w="705" w:type="dxa"/>
          </w:tcPr>
          <w:p w14:paraId="46DB3AEA" w14:textId="77777777" w:rsidR="00043995" w:rsidRDefault="003F15EF">
            <w:pPr>
              <w:pStyle w:val="Compact"/>
            </w:pPr>
            <w:r>
              <w:t>P</w:t>
            </w:r>
          </w:p>
        </w:tc>
        <w:tc>
          <w:tcPr>
            <w:tcW w:w="1646" w:type="dxa"/>
          </w:tcPr>
          <w:p w14:paraId="636FFF9E" w14:textId="77777777" w:rsidR="00043995" w:rsidRDefault="003F15EF">
            <w:pPr>
              <w:pStyle w:val="Compact"/>
            </w:pPr>
            <w:r>
              <w:t>–</w:t>
            </w:r>
          </w:p>
        </w:tc>
        <w:tc>
          <w:tcPr>
            <w:tcW w:w="1646" w:type="dxa"/>
          </w:tcPr>
          <w:p w14:paraId="5AAE3DB8" w14:textId="77777777" w:rsidR="00043995" w:rsidRDefault="003F15EF">
            <w:pPr>
              <w:pStyle w:val="Compact"/>
            </w:pPr>
            <w:r>
              <w:t>–</w:t>
            </w:r>
          </w:p>
        </w:tc>
        <w:tc>
          <w:tcPr>
            <w:tcW w:w="1960" w:type="dxa"/>
          </w:tcPr>
          <w:p w14:paraId="69829634" w14:textId="77777777" w:rsidR="00043995" w:rsidRDefault="003F15EF">
            <w:pPr>
              <w:pStyle w:val="Compact"/>
            </w:pPr>
            <w:r>
              <w:t>–</w:t>
            </w:r>
          </w:p>
        </w:tc>
        <w:tc>
          <w:tcPr>
            <w:tcW w:w="1960" w:type="dxa"/>
          </w:tcPr>
          <w:p w14:paraId="51C94B57" w14:textId="77777777" w:rsidR="00043995" w:rsidRDefault="003F15EF">
            <w:pPr>
              <w:pStyle w:val="Compact"/>
            </w:pPr>
            <w:r>
              <w:t>0.06</w:t>
            </w:r>
          </w:p>
        </w:tc>
      </w:tr>
    </w:tbl>
    <w:p w14:paraId="14FE1171" w14:textId="77777777" w:rsidR="00043995" w:rsidRDefault="003F15EF">
      <w:pPr>
        <w:pStyle w:val="Heading2"/>
      </w:pPr>
      <w:bookmarkStart w:id="109" w:name="heat-treatments"/>
      <w:bookmarkEnd w:id="92"/>
      <w:r>
        <w:t>2.2 Heat treatments</w:t>
      </w:r>
    </w:p>
    <w:p w14:paraId="71EFCF26" w14:textId="77777777" w:rsidR="00043995" w:rsidRDefault="003F15EF">
      <w:pPr>
        <w:pStyle w:val="FirstParagraph"/>
      </w:pPr>
      <w:r>
        <w:t>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w:t>
      </w:r>
      <w:r>
        <w:t>ent at 1200 °C for 60 minutes followed by water quench. The same heat treatment has been used by others to promote abnormal grain growth</w:t>
      </w:r>
      <w:r>
        <w:t xml:space="preserve"> [</w:t>
      </w:r>
      <w:del w:id="110" w:author="JMRT R1 revision" w:date="2026-08-09T02:38:00Z" w16du:dateUtc="2026-08-09T06:38:00Z">
        <w:r>
          <w:delText>16</w:delText>
        </w:r>
      </w:del>
      <w:ins w:id="111" w:author="JMRT R1 revision" w:date="2026-08-09T02:38:00Z" w16du:dateUtc="2026-08-09T06:38:00Z">
        <w:r>
          <w:t>18</w:t>
        </w:r>
      </w:ins>
      <w:r>
        <w:t>]. Heat treatment above 1200 °C caused severe oxidation or furnace contamination.</w:t>
      </w:r>
    </w:p>
    <w:p w14:paraId="17EAE05D" w14:textId="77777777" w:rsidR="00043995" w:rsidRDefault="003F15EF">
      <w:pPr>
        <w:pStyle w:val="Heading2"/>
      </w:pPr>
      <w:bookmarkStart w:id="112" w:name="metallography"/>
      <w:bookmarkEnd w:id="109"/>
      <w:r>
        <w:t>2.3 Metallography</w:t>
      </w:r>
    </w:p>
    <w:p w14:paraId="28AE177E" w14:textId="77777777" w:rsidR="00043995" w:rsidRDefault="003F15EF">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39C81018" w14:textId="77777777" w:rsidR="00043995" w:rsidRDefault="003F15EF">
      <w:pPr>
        <w:pStyle w:val="Heading2"/>
      </w:pPr>
      <w:bookmarkStart w:id="113" w:name="mechanical-testing"/>
      <w:bookmarkEnd w:id="112"/>
      <w:r>
        <w:t>2.4 Mechanical testing</w:t>
      </w:r>
    </w:p>
    <w:p w14:paraId="4B1E41F5" w14:textId="77777777" w:rsidR="00043995" w:rsidRDefault="003F15EF">
      <w:pPr>
        <w:pStyle w:val="FirstParagraph"/>
      </w:pPr>
      <w:r>
        <w:t>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w:t>
      </w:r>
      <w:del w:id="114" w:author="JMRT R1 revision" w:date="2026-08-09T02:38:00Z" w16du:dateUtc="2026-08-09T06:38:00Z">
        <w:r>
          <w:delText>,</w:delText>
        </w:r>
      </w:del>
      <w:ins w:id="115" w:author="JMRT R1 revision" w:date="2026-08-09T02:38:00Z" w16du:dateUtc="2026-08-09T06:38:00Z">
        <w:r>
          <w:t xml:space="preserve"> and</w:t>
        </w:r>
      </w:ins>
      <w:r>
        <w:t xml:space="preserve"> unloaded to zero stress, </w:t>
      </w:r>
      <w:del w:id="116" w:author="JMRT R1 revision" w:date="2026-08-09T02:38:00Z" w16du:dateUtc="2026-08-09T06:38:00Z">
        <w:r>
          <w:delText>and continued</w:delText>
        </w:r>
      </w:del>
      <w:ins w:id="117" w:author="JMRT R1 revision" w:date="2026-08-09T02:38:00Z" w16du:dateUtc="2026-08-09T06:38:00Z">
        <w:r>
          <w:t>after which the crosshead was returned</w:t>
        </w:r>
      </w:ins>
      <w:r>
        <w:t xml:space="preserve"> to </w:t>
      </w:r>
      <w:ins w:id="118" w:author="JMRT R1 revision" w:date="2026-08-09T02:38:00Z" w16du:dateUtc="2026-08-09T06:38:00Z">
        <w:r>
          <w:t xml:space="preserve">its starting position (nominal </w:t>
        </w:r>
      </w:ins>
      <w:r>
        <w:t>zero strain</w:t>
      </w:r>
      <w:del w:id="119" w:author="JMRT R1 revision" w:date="2026-08-09T02:38:00Z" w16du:dateUtc="2026-08-09T06:38:00Z">
        <w:r>
          <w:delText>.</w:delText>
        </w:r>
      </w:del>
      <w:ins w:id="120" w:author="JMRT R1 revision" w:date="2026-08-09T02:38:00Z" w16du:dateUtc="2026-08-09T06:38:00Z">
        <w:r>
          <w:t>).</w:t>
        </w:r>
      </w:ins>
      <w:r>
        <w:t xml:space="preserve"> At the same time, the sample was heated to ≈200 °C to trigger any potential reversal of martensite to austenite. In this test, any shape-memory effect would be revealed during the heating stage, which causes the reloading stress to rise at a lower deformation strain.</w:t>
      </w:r>
    </w:p>
    <w:p w14:paraId="62D53AA7" w14:textId="77777777" w:rsidR="00043995" w:rsidRDefault="003F15EF">
      <w:pPr>
        <w:pStyle w:val="Heading2"/>
      </w:pPr>
      <w:bookmarkStart w:id="121" w:name="synchrotron-x-ray-diffraction"/>
      <w:bookmarkEnd w:id="113"/>
      <w:r>
        <w:t>2.5 Synchrotron X-ray diffraction</w:t>
      </w:r>
    </w:p>
    <w:p w14:paraId="29381307" w14:textId="77777777" w:rsidR="00043995" w:rsidRDefault="003F15EF">
      <w:pPr>
        <w:pStyle w:val="FirstParagraph"/>
      </w:pPr>
      <w:r>
        <w:t>To identify phase constitution and potential phase change, synchrotron XRD measurements were performed at the ultra-hard X-ray multifunctional application beamline BL12SW of the Shanghai Synchrotron Radiation Facility (SSRF) [</w:t>
      </w:r>
      <w:del w:id="122" w:author="JMRT R1 revision" w:date="2026-08-09T02:38:00Z" w16du:dateUtc="2026-08-09T06:38:00Z">
        <w:r>
          <w:delText>17,18</w:delText>
        </w:r>
      </w:del>
      <w:ins w:id="123" w:author="JMRT R1 revision" w:date="2026-08-09T02:38:00Z" w16du:dateUtc="2026-08-09T06:38:00Z">
        <w:r>
          <w:t>19,20</w:t>
        </w:r>
      </w:ins>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del w:id="124" w:author="JMRT R1 revision" w:date="2026-08-09T02:38:00Z" w16du:dateUtc="2026-08-09T06:38:00Z">
        <w:r>
          <w:delText>19</w:delText>
        </w:r>
      </w:del>
      <w:ins w:id="125" w:author="JMRT R1 revision" w:date="2026-08-09T02:38:00Z" w16du:dateUtc="2026-08-09T06:38:00Z">
        <w:r>
          <w:t>21</w:t>
        </w:r>
      </w:ins>
      <w:r>
        <w:t>], where diffraction data were sliced at 5-degree intervals along the 360-degree azimuth and integrated to generate 72 diffraction spectra, which were then fitted by Rietveld refinement [</w:t>
      </w:r>
      <w:del w:id="126" w:author="JMRT R1 revision" w:date="2026-08-09T02:38:00Z" w16du:dateUtc="2026-08-09T06:38:00Z">
        <w:r>
          <w:delText>20</w:delText>
        </w:r>
      </w:del>
      <w:ins w:id="127" w:author="JMRT R1 revision" w:date="2026-08-09T02:38:00Z" w16du:dateUtc="2026-08-09T06:38:00Z">
        <w:r>
          <w:t>22</w:t>
        </w:r>
      </w:ins>
      <w:r>
        <w:t xml:space="preserve">] in MAUD </w:t>
      </w:r>
      <w:del w:id="128" w:author="JMRT R1 revision" w:date="2026-08-09T02:38:00Z" w16du:dateUtc="2026-08-09T06:38:00Z">
        <w:r>
          <w:delText>software [21</w:delText>
        </w:r>
      </w:del>
      <w:ins w:id="129" w:author="JMRT R1 revision" w:date="2026-08-09T02:38:00Z" w16du:dateUtc="2026-08-09T06:38:00Z">
        <w:r>
          <w:t>version 2.33 [23</w:t>
        </w:r>
      </w:ins>
      <w:r>
        <w:t xml:space="preserve">] </w:t>
      </w:r>
      <w:r>
        <w:t>to identify phase constitutions, volume fractions, and crystal orientations of the different phases.</w:t>
      </w:r>
      <w:ins w:id="130" w:author="JMRT R1 revision" w:date="2026-08-09T02:38:00Z" w16du:dateUtc="2026-08-09T06:38:00Z">
        <w:r>
          <w:t xml:space="preserve">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a strong fibre texture, so that no single azimuthal slice is representative of the bulk and the azim</w:t>
        </w:r>
        <w:r>
          <w:t>uthal dimension must be retained in the fit. Profile residuals are quoted with the corresponding patterns in Sec. 3.3. Quantitative refinement proved feasible for the LLM-alloy only; the reason is microstructural and is given in Sec. 3.3.</w:t>
        </w:r>
      </w:ins>
    </w:p>
    <w:p w14:paraId="673EBEC5" w14:textId="77777777" w:rsidR="00043995" w:rsidRDefault="003F15EF">
      <w:pPr>
        <w:pStyle w:val="Heading2"/>
        <w:rPr>
          <w:ins w:id="131" w:author="JMRT R1 revision" w:date="2026-08-09T02:38:00Z" w16du:dateUtc="2026-08-09T06:38:00Z"/>
        </w:rPr>
      </w:pPr>
      <w:bookmarkStart w:id="132" w:name="equilibrium-thermodynamic-calculations"/>
      <w:bookmarkEnd w:id="121"/>
      <w:ins w:id="133" w:author="JMRT R1 revision" w:date="2026-08-09T02:38:00Z" w16du:dateUtc="2026-08-09T06:38:00Z">
        <w:r>
          <w:t>2.6 Equilibrium thermodynamic calculations</w:t>
        </w:r>
      </w:ins>
    </w:p>
    <w:p w14:paraId="6D29737D" w14:textId="77777777" w:rsidR="00043995" w:rsidRDefault="003F15EF">
      <w:pPr>
        <w:pStyle w:val="FirstParagraph"/>
        <w:rPr>
          <w:ins w:id="134" w:author="JMRT R1 revision" w:date="2026-08-09T02:38:00Z" w16du:dateUtc="2026-08-09T06:38:00Z"/>
        </w:rPr>
      </w:pPr>
      <w:ins w:id="135" w:author="JMRT R1 revision" w:date="2026-08-09T02:38:00Z" w16du:dateUtc="2026-08-09T06:38:00Z">
        <w:r>
          <w:t xml:space="preserve">Equilibrium phase fractions were computed with the CALPHAD method [24] using pycalphad 0.11.2, an open-source Python implementation of the Gibbs-energy-minimization formalism [25]. Isoplethal step diagrams were calculated at 1 atm from 400 to 1400 °C in 10 °C increments; a first pass on a 20 °C grid reproduced every shared point exactly, confirming that the results are grid-independent. Input compositions were the ICP-AES chemistries of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ins>
    </w:p>
    <w:p w14:paraId="6A408023" w14:textId="77777777" w:rsidR="00043995" w:rsidRDefault="003F15EF">
      <w:pPr>
        <w:pStyle w:val="BodyText"/>
        <w:rPr>
          <w:ins w:id="136" w:author="JMRT R1 revision" w:date="2026-08-09T02:38:00Z" w16du:dateUtc="2026-08-09T06:38:00Z"/>
        </w:rPr>
      </w:pPr>
      <w:ins w:id="137" w:author="JMRT R1 revision" w:date="2026-08-09T02:38:00Z" w16du:dateUtc="2026-08-09T06:38:00Z">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[26,27]</w:t>
        </w:r>
        <w:r>
          <w:t xml:space="preserve">, the only one covering Fe–Mn–Al–Ni–C together, in which B2 is treated as an ordered partition of the disordered A2 lattice; it does not contain Si. </w:t>
        </w:r>
        <w:r>
          <w:rPr>
            <w:b/>
            <w:bCs/>
          </w:rPr>
          <w:t>PrecHiMn-04</w:t>
        </w:r>
        <w:r>
          <w:t xml:space="preserve"> [28] was used as a cross-check because it is the only one that models D0₃ (through a four-sublattice bcc description) and κ-(Fe,Mn)₃AlC while also carrying Si, though it contains no Ni. </w:t>
        </w:r>
        <w:r>
          <w:rPr>
            <w:b/>
            <w:bCs/>
          </w:rPr>
          <w:t>mc_fe v2.059</w:t>
        </w:r>
        <w:r>
          <w:t xml:space="preserve"> [29]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ins>
    </w:p>
    <w:p w14:paraId="4780B720" w14:textId="77777777" w:rsidR="00043995" w:rsidRDefault="003F15EF">
      <w:pPr>
        <w:pStyle w:val="BodyText"/>
        <w:rPr>
          <w:ins w:id="138" w:author="JMRT R1 revision" w:date="2026-08-09T02:38:00Z" w16du:dateUtc="2026-08-09T06:38:00Z"/>
        </w:rPr>
      </w:pPr>
      <w:ins w:id="139" w:author="JMRT R1 revision" w:date="2026-08-09T02:38:00Z" w16du:dateUtc="2026-08-09T06:38:00Z">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ins>
    </w:p>
    <w:p w14:paraId="2FFE1C7E" w14:textId="77777777" w:rsidR="00043995" w:rsidRDefault="003F15EF">
      <w:r>
        <w:pict>
          <v:rect id="_x0000_i1028" style="width:0;height:1.5pt" o:hralign="center" o:hrstd="t" o:hr="t"/>
        </w:pict>
      </w:r>
    </w:p>
    <w:p w14:paraId="4297EDC2" w14:textId="77777777" w:rsidR="00043995" w:rsidRDefault="003F15EF">
      <w:pPr>
        <w:pStyle w:val="Heading1"/>
      </w:pPr>
      <w:bookmarkStart w:id="140" w:name="experiment-results"/>
      <w:bookmarkEnd w:id="91"/>
      <w:bookmarkEnd w:id="132"/>
      <w:r>
        <w:t>3. Experiment Results</w:t>
      </w:r>
    </w:p>
    <w:p w14:paraId="5988F91A" w14:textId="77777777" w:rsidR="00043995" w:rsidRDefault="003F15EF">
      <w:pPr>
        <w:pStyle w:val="Heading2"/>
      </w:pPr>
      <w:bookmarkStart w:id="141" w:name="microstructure"/>
      <w:r>
        <w:t>3.1 Microstructure</w:t>
      </w:r>
    </w:p>
    <w:p w14:paraId="76C93B2D" w14:textId="77777777" w:rsidR="00043995" w:rsidRDefault="003F15EF">
      <w:pPr>
        <w:pStyle w:val="FirstParagraph"/>
      </w:pPr>
      <w:r>
        <w:rPr>
          <w:b/>
          <w:bCs/>
        </w:rPr>
        <w:t>Fig. 1a</w:t>
      </w:r>
      <w:r>
        <w:t xml:space="preserve"> shows the microstructure of the </w:t>
      </w:r>
      <w:del w:id="142" w:author="JMRT R1 revision" w:date="2026-08-09T02:38:00Z" w16du:dateUtc="2026-08-09T06:38:00Z">
        <w:r>
          <w:delText xml:space="preserve">AI </w:delText>
        </w:r>
      </w:del>
      <w:ins w:id="143" w:author="JMRT R1 revision" w:date="2026-08-09T02:38:00Z" w16du:dateUtc="2026-08-09T06:38:00Z">
        <w:r>
          <w:t>LLM-</w:t>
        </w:r>
      </w:ins>
      <w:r>
        <w:t>alloy after heat treatment at 1200 °C for 1 minute. The material exhibits a highly refined, fine-grained equiaxed microstructure with average grain diameters well under 20 µm. Scanning electron microscopy (</w:t>
      </w:r>
      <w:r>
        <w:rPr>
          <w:b/>
          <w:bCs/>
        </w:rPr>
        <w:t>Fig. 1b</w:t>
      </w:r>
      <w:r>
        <w:t xml:space="preserve">) </w:t>
      </w:r>
      <w:del w:id="144" w:author="JMRT R1 revision" w:date="2026-08-09T02:38:00Z" w16du:dateUtc="2026-08-09T06:38:00Z">
        <w:r>
          <w:delText>identifies</w:delText>
        </w:r>
      </w:del>
      <w:ins w:id="145" w:author="JMRT R1 revision" w:date="2026-08-09T02:38:00Z" w16du:dateUtc="2026-08-09T06:38:00Z">
        <w:r>
          <w:t>resolves</w:t>
        </w:r>
      </w:ins>
      <w:r>
        <w:t xml:space="preserve"> this morphology as an </w:t>
      </w:r>
      <w:del w:id="146" w:author="JMRT R1 revision" w:date="2026-08-09T02:38:00Z" w16du:dateUtc="2026-08-09T06:38:00Z">
        <w:r>
          <w:delText xml:space="preserve">intimate </w:delText>
        </w:r>
      </w:del>
      <w:ins w:id="147" w:author="JMRT R1 revision" w:date="2026-08-09T02:38:00Z" w16du:dateUtc="2026-08-09T06:38:00Z">
        <w:r>
          <w:t xml:space="preserve">intimately interlocked two-phase </w:t>
        </w:r>
      </w:ins>
      <w:r>
        <w:t xml:space="preserve">mixture of a </w:t>
      </w:r>
      <w:del w:id="148" w:author="JMRT R1 revision" w:date="2026-08-09T02:38:00Z" w16du:dateUtc="2026-08-09T06:38:00Z">
        <w:r>
          <w:delText>matrix (</w:delText>
        </w:r>
      </w:del>
      <w:r>
        <w:t xml:space="preserve">darker grey </w:t>
      </w:r>
      <w:del w:id="149" w:author="JMRT R1 revision" w:date="2026-08-09T02:38:00Z" w16du:dateUtc="2026-08-09T06:38:00Z">
        <w:r>
          <w:delText>area) interlocked with blocky islands (</w:delText>
        </w:r>
      </w:del>
      <w:ins w:id="150" w:author="JMRT R1 revision" w:date="2026-08-09T02:38:00Z" w16du:dateUtc="2026-08-09T06:38:00Z">
        <w:r>
          <w:t xml:space="preserve">constituent and a </w:t>
        </w:r>
      </w:ins>
      <w:r>
        <w:t>brighter</w:t>
      </w:r>
      <w:del w:id="151" w:author="JMRT R1 revision" w:date="2026-08-09T02:38:00Z" w16du:dateUtc="2026-08-09T06:38:00Z">
        <w:r>
          <w:delText xml:space="preserve"> areas).</w:delText>
        </w:r>
      </w:del>
      <w:ins w:id="152" w:author="JMRT R1 revision" w:date="2026-08-09T02:38:00Z" w16du:dateUtc="2026-08-09T06:38:00Z">
        <w:r>
          <w:t>, blockier one.</w:t>
        </w:r>
      </w:ins>
      <w:r>
        <w:t xml:space="preserve"> EDS </w:t>
      </w:r>
      <w:del w:id="153" w:author="JMRT R1 revision" w:date="2026-08-09T02:38:00Z" w16du:dateUtc="2026-08-09T06:38:00Z">
        <w:r>
          <w:delText xml:space="preserve">analysis </w:delText>
        </w:r>
      </w:del>
      <w:r>
        <w:t xml:space="preserve">detected higher Al </w:t>
      </w:r>
      <w:del w:id="154" w:author="JMRT R1 revision" w:date="2026-08-09T02:38:00Z" w16du:dateUtc="2026-08-09T06:38:00Z">
        <w:r>
          <w:delText xml:space="preserve">content </w:delText>
        </w:r>
      </w:del>
      <w:r>
        <w:t xml:space="preserve">in the </w:t>
      </w:r>
      <w:del w:id="155" w:author="JMRT R1 revision" w:date="2026-08-09T02:38:00Z" w16du:dateUtc="2026-08-09T06:38:00Z">
        <w:r>
          <w:delText>matrix but more</w:delText>
        </w:r>
      </w:del>
      <w:ins w:id="156" w:author="JMRT R1 revision" w:date="2026-08-09T02:38:00Z" w16du:dateUtc="2026-08-09T06:38:00Z">
        <w:r>
          <w:t>darker constituent and higher</w:t>
        </w:r>
      </w:ins>
      <w:r>
        <w:t xml:space="preserve"> Mn in the </w:t>
      </w:r>
      <w:del w:id="157" w:author="JMRT R1 revision" w:date="2026-08-09T02:38:00Z" w16du:dateUtc="2026-08-09T06:38:00Z">
        <w:r>
          <w:delText xml:space="preserve">blocky islands, suggesting that the AI alloy has a dual-phase </w:delText>
        </w:r>
      </w:del>
      <w:ins w:id="158" w:author="JMRT R1 revision" w:date="2026-08-09T02:38:00Z" w16du:dateUtc="2026-08-09T06:38:00Z">
        <w:r>
          <w:t xml:space="preserve">brighter one, consistent with a duplex </w:t>
        </w:r>
      </w:ins>
      <w:r>
        <w:t>structure</w:t>
      </w:r>
      <w:del w:id="159" w:author="JMRT R1 revision" w:date="2026-08-09T02:38:00Z" w16du:dateUtc="2026-08-09T06:38:00Z">
        <w:r>
          <w:delText>, where</w:delText>
        </w:r>
      </w:del>
      <w:ins w:id="160" w:author="JMRT R1 revision" w:date="2026-08-09T02:38:00Z" w16du:dateUtc="2026-08-09T06:38:00Z">
        <w:r>
          <w:t xml:space="preserve"> in which</w:t>
        </w:r>
      </w:ins>
      <w:r>
        <w:t xml:space="preserve"> the Al-rich </w:t>
      </w:r>
      <w:del w:id="161" w:author="JMRT R1 revision" w:date="2026-08-09T02:38:00Z" w16du:dateUtc="2026-08-09T06:38:00Z">
        <w:r>
          <w:delText>areas</w:delText>
        </w:r>
      </w:del>
      <w:ins w:id="162" w:author="JMRT R1 revision" w:date="2026-08-09T02:38:00Z" w16du:dateUtc="2026-08-09T06:38:00Z">
        <w:r>
          <w:t>regions</w:t>
        </w:r>
      </w:ins>
      <w:r>
        <w:t xml:space="preserve"> are </w:t>
      </w:r>
      <w:del w:id="163" w:author="JMRT R1 revision" w:date="2026-08-09T02:38:00Z" w16du:dateUtc="2026-08-09T06:38:00Z">
        <w:r>
          <w:delText xml:space="preserve">likely </w:delText>
        </w:r>
      </w:del>
      <w:r>
        <w:t xml:space="preserve">BCC α-phase and the Mn-rich </w:t>
      </w:r>
      <w:del w:id="164" w:author="JMRT R1 revision" w:date="2026-08-09T02:38:00Z" w16du:dateUtc="2026-08-09T06:38:00Z">
        <w:r>
          <w:delText>areas</w:delText>
        </w:r>
      </w:del>
      <w:ins w:id="165" w:author="JMRT R1 revision" w:date="2026-08-09T02:38:00Z" w16du:dateUtc="2026-08-09T06:38:00Z">
        <w:r>
          <w:t>regions</w:t>
        </w:r>
      </w:ins>
      <w:r>
        <w:t xml:space="preserve"> are FCC γ-phase.</w:t>
      </w:r>
      <w:ins w:id="166" w:author="JMRT R1 revision" w:date="2026-08-09T02:38:00Z" w16du:dateUtc="2026-08-09T06:38:00Z">
        <w:r>
          <w:t xml:space="preserv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w:t>
        </w:r>
      </w:ins>
      <w:r>
        <w:t xml:space="preserve"> Prolonging the annealing duration to 40 minutes at the same temperature (</w:t>
      </w:r>
      <w:r>
        <w:rPr>
          <w:b/>
          <w:bCs/>
        </w:rPr>
        <w:t>Fig. 1c</w:t>
      </w:r>
      <w:r>
        <w:t>)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14:paraId="07A1D1F9" w14:textId="77777777" w:rsidR="0015495A" w:rsidRDefault="003F15EF" w:rsidP="00DC3E07">
      <w:pPr>
        <w:pStyle w:val="CaptionedFigure"/>
        <w:spacing w:line="276" w:lineRule="auto"/>
        <w:rPr>
          <w:del w:id="167" w:author="JMRT R1 revision" w:date="2026-08-09T02:38:00Z" w16du:dateUtc="2026-08-09T06:38:00Z"/>
        </w:rPr>
      </w:pPr>
      <w:del w:id="168" w:author="JMRT R1 revision" w:date="2026-08-09T02:38:00Z" w16du:dateUtc="2026-08-09T06:38:00Z">
        <w:r>
          <w:rPr>
            <w:noProof/>
          </w:rPr>
          <w:drawing>
            <wp:inline distT="0" distB="0" distL="0" distR="0" wp14:anchorId="1FAA08FD" wp14:editId="59279BDD">
              <wp:extent cx="5334000" cy="1357799"/>
              <wp:effectExtent l="0" t="0" r="0" b="0"/>
              <wp:docPr id="18" name="Picture" descr="Fig. 1. Microstructure of the AI alloy after heat treatment: (a) 1200 °C, 1 min, optical; (b) 1200 °C, 1 min, SEM; (c) 1200 °C, 40 min, optical."/>
              <wp:cNvGraphicFramePr/>
              <a:graphic xmlns:a="http://schemas.openxmlformats.org/drawingml/2006/main">
                <a:graphicData uri="http://schemas.openxmlformats.org/drawingml/2006/picture">
                  <pic:pic xmlns:pic="http://schemas.openxmlformats.org/drawingml/2006/picture">
                    <pic:nvPicPr>
                      <pic:cNvPr id="19" name="Picture" descr="figures/Figure_1.jpg"/>
                      <pic:cNvPicPr>
                        <a:picLocks noChangeAspect="1" noChangeArrowheads="1"/>
                      </pic:cNvPicPr>
                    </pic:nvPicPr>
                    <pic:blipFill>
                      <a:blip r:embed="rId5"/>
                      <a:stretch>
                        <a:fillRect/>
                      </a:stretch>
                    </pic:blipFill>
                    <pic:spPr bwMode="auto">
                      <a:xfrm>
                        <a:off x="0" y="0"/>
                        <a:ext cx="5334000" cy="1357799"/>
                      </a:xfrm>
                      <a:prstGeom prst="rect">
                        <a:avLst/>
                      </a:prstGeom>
                      <a:noFill/>
                      <a:ln w="9525">
                        <a:noFill/>
                        <a:headEnd/>
                        <a:tailEnd/>
                      </a:ln>
                    </pic:spPr>
                  </pic:pic>
                </a:graphicData>
              </a:graphic>
            </wp:inline>
          </w:drawing>
        </w:r>
      </w:del>
    </w:p>
    <w:p w14:paraId="20F01A4C" w14:textId="77777777" w:rsidR="00043995" w:rsidRDefault="003F15EF">
      <w:pPr>
        <w:pStyle w:val="CaptionedFigure"/>
        <w:rPr>
          <w:ins w:id="169" w:author="JMRT R1 revision" w:date="2026-08-09T02:38:00Z" w16du:dateUtc="2026-08-09T06:38:00Z"/>
        </w:rPr>
      </w:pPr>
      <w:ins w:id="170" w:author="JMRT R1 revision" w:date="2026-08-09T02:38:00Z" w16du:dateUtc="2026-08-09T06:38:00Z">
        <w:r>
          <w:rPr>
            <w:noProof/>
          </w:rPr>
          <w:drawing>
            <wp:inline distT="0" distB="0" distL="0" distR="0">
              <wp:extent cx="5519928" cy="1405128"/>
              <wp:effectExtent l="0" t="0" r="0" b="0"/>
              <wp:docPr id="29" name="Picture" descr="Fig. 1. Microstructure of the LLM-alloy after heat treatment: (a) 1200 °C, 1 min, optical; (b) 1200 °C, 1 min, SEM; (c) 1200 °C, 40 min,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5519928" cy="1405128"/>
                      </a:xfrm>
                      <a:prstGeom prst="rect">
                        <a:avLst/>
                      </a:prstGeom>
                      <a:noFill/>
                      <a:ln w="9525">
                        <a:noFill/>
                        <a:headEnd/>
                        <a:tailEnd/>
                      </a:ln>
                    </pic:spPr>
                  </pic:pic>
                </a:graphicData>
              </a:graphic>
            </wp:inline>
          </w:drawing>
        </w:r>
      </w:ins>
    </w:p>
    <w:p w14:paraId="362D8D48" w14:textId="77777777" w:rsidR="00043995" w:rsidRDefault="003F15EF">
      <w:pPr>
        <w:pStyle w:val="ImageCaption"/>
      </w:pPr>
      <w:r>
        <w:rPr>
          <w:b/>
          <w:bCs/>
        </w:rPr>
        <w:t>Fig. 1.</w:t>
      </w:r>
      <w:r>
        <w:t xml:space="preserve"> </w:t>
      </w:r>
      <w:r>
        <w:t xml:space="preserve">Microstructure of the </w:t>
      </w:r>
      <w:del w:id="171" w:author="JMRT R1 revision" w:date="2026-08-09T02:38:00Z" w16du:dateUtc="2026-08-09T06:38:00Z">
        <w:r>
          <w:delText xml:space="preserve">AI </w:delText>
        </w:r>
      </w:del>
      <w:ins w:id="172" w:author="JMRT R1 revision" w:date="2026-08-09T02:38:00Z" w16du:dateUtc="2026-08-09T06:38:00Z">
        <w:r>
          <w:t>LLM-</w:t>
        </w:r>
      </w:ins>
      <w:r>
        <w:t>alloy after heat treatment: (a) 1200 °C, 1 min, optical; (b) 1200 °C, 1 min, SEM; (c) 1200 °C, 40 min, optical.</w:t>
      </w:r>
    </w:p>
    <w:p w14:paraId="0C91DB6D" w14:textId="77777777" w:rsidR="00043995" w:rsidRDefault="003F15EF">
      <w:pPr>
        <w:pStyle w:val="Heading2"/>
      </w:pPr>
      <w:bookmarkStart w:id="173" w:name="cyclic-stressstrain-response"/>
      <w:bookmarkEnd w:id="141"/>
      <w:r>
        <w:t>3.2 Cyclic stress–strain response</w:t>
      </w:r>
    </w:p>
    <w:p w14:paraId="529B9706" w14:textId="77777777" w:rsidR="00043995" w:rsidRDefault="003F15EF">
      <w:pPr>
        <w:pStyle w:val="FirstParagraph"/>
      </w:pPr>
      <w:r>
        <w:t xml:space="preserve">Cyclic tensile stress–strain curves for the </w:t>
      </w:r>
      <w:del w:id="174" w:author="JMRT R1 revision" w:date="2026-08-09T02:38:00Z" w16du:dateUtc="2026-08-09T06:38:00Z">
        <w:r>
          <w:delText xml:space="preserve">AI </w:delText>
        </w:r>
      </w:del>
      <w:ins w:id="175" w:author="JMRT R1 revision" w:date="2026-08-09T02:38:00Z" w16du:dateUtc="2026-08-09T06:38:00Z">
        <w:r>
          <w:t>LLM-</w:t>
        </w:r>
      </w:ins>
      <w:r>
        <w:t xml:space="preserve">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w:t>
      </w:r>
      <w:r>
        <w:t xml:space="preserve">king near 33% at 1000 °C. The elastic modulus, E, stays in the ≈150–165 GPa range across the well-annealed conditions. Across all </w:t>
      </w:r>
      <w:del w:id="176" w:author="JMRT R1 revision" w:date="2026-08-09T02:38:00Z" w16du:dateUtc="2026-08-09T06:38:00Z">
        <w:r>
          <w:delText>AI</w:delText>
        </w:r>
      </w:del>
      <w:ins w:id="177" w:author="JMRT R1 revision" w:date="2026-08-09T02:38:00Z" w16du:dateUtc="2026-08-09T06:38:00Z">
        <w:r>
          <w:t>LLM</w:t>
        </w:r>
      </w:ins>
      <w:r>
        <w:t>-alloy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del w:id="178" w:author="JMRT R1 revision" w:date="2026-08-09T02:38:00Z" w16du:dateUtc="2026-08-09T06:38:00Z">
        <w:r>
          <w:delText>22,23</w:delText>
        </w:r>
      </w:del>
      <w:ins w:id="179" w:author="JMRT R1 revision" w:date="2026-08-09T02:38:00Z" w16du:dateUtc="2026-08-09T06:38:00Z">
        <w:r>
          <w:t>30,31</w:t>
        </w:r>
      </w:ins>
      <w:r>
        <w:t xml:space="preserve">]; this was not the case for the </w:t>
      </w:r>
      <w:del w:id="180" w:author="JMRT R1 revision" w:date="2026-08-09T02:38:00Z" w16du:dateUtc="2026-08-09T06:38:00Z">
        <w:r>
          <w:delText xml:space="preserve">AI </w:delText>
        </w:r>
      </w:del>
      <w:ins w:id="181" w:author="JMRT R1 revision" w:date="2026-08-09T02:38:00Z" w16du:dateUtc="2026-08-09T06:38:00Z">
        <w:r>
          <w:t>LLM-</w:t>
        </w:r>
      </w:ins>
      <w:r>
        <w:t>alloy (</w:t>
      </w:r>
      <w:r>
        <w:rPr>
          <w:b/>
          <w:bCs/>
        </w:rPr>
        <w:t>Fig. 2f</w:t>
      </w:r>
      <w:r>
        <w:t>).</w:t>
      </w:r>
    </w:p>
    <w:p w14:paraId="35FDA463" w14:textId="77777777" w:rsidR="00043995" w:rsidRDefault="003F15EF">
      <w:pPr>
        <w:pStyle w:val="BodyText"/>
        <w:rPr>
          <w:ins w:id="182" w:author="JMRT R1 revision" w:date="2026-08-09T02:38:00Z" w16du:dateUtc="2026-08-09T06:38:00Z"/>
        </w:rPr>
      </w:pPr>
      <w:del w:id="183" w:author="JMRT R1 revision" w:date="2026-08-09T02:38:00Z" w16du:dateUtc="2026-08-09T06:38:00Z">
        <w:r>
          <w:rPr>
            <w:b/>
            <w:bCs/>
          </w:rPr>
          <w:delText>Table 2.</w:delText>
        </w:r>
        <w:r>
          <w:delText xml:space="preserve"> Mechanical properties of the AI </w:delText>
        </w:r>
      </w:del>
      <w:ins w:id="184" w:author="JMRT R1 revision" w:date="2026-08-09T02:38:00Z" w16du:dateUtc="2026-08-09T06:38:00Z">
        <w:r>
          <w:t xml:space="preserve">Read panel by panel, </w:t>
        </w:r>
        <w:r>
          <w:rPr>
            <w:b/>
            <w:bCs/>
          </w:rPr>
          <w:t>Fig. 2</w:t>
        </w:r>
        <w:r>
          <w:t xml:space="preserve"> shows the following. In the as-drawn condition (</w:t>
        </w:r>
        <w:r>
          <w:rPr>
            <w:b/>
            <w:bCs/>
          </w:rPr>
          <w:t>Fig. 2a</w:t>
        </w:r>
        <w:r>
          <w:t>) the wire fractures at ≈2% strain with essentially no plastic range. After the 600 °C anneal (</w:t>
        </w:r>
        <w:r>
          <w:rPr>
            <w:b/>
            <w:bCs/>
          </w:rPr>
          <w:t>Fig. 2b</w:t>
        </w:r>
        <w:r>
          <w:t>) it is stronger still, reaching ≈2280 MPa, yet fails just as early: the treatment has relieved drawing stresses without restoring formability. At 800 °C (</w:t>
        </w:r>
        <w:r>
          <w:rPr>
            <w:b/>
            <w:bCs/>
          </w:rPr>
          <w:t>Fig. 2c</w:t>
        </w:r>
        <w:r>
          <w:t>) the behaviour changes character — a well-defined yield plateau appears near 1200 MPa and the specimen sustains cycling to 10% strain. At 1000 °C (</w:t>
        </w:r>
        <w:r>
          <w:rPr>
            <w:b/>
            <w:bCs/>
          </w:rPr>
          <w:t>Fig. 2d</w:t>
        </w:r>
        <w:r>
          <w:t>) yielding falls to ≈670 MPa and is followed by steady work hardening, and at 1200 °C (</w:t>
        </w:r>
        <w:r>
          <w:rPr>
            <w:b/>
            <w:bCs/>
          </w:rPr>
          <w:t>Fig. 2e</w:t>
        </w:r>
        <w:r>
          <w:t xml:space="preserve">) to ≈500 MPa. </w:t>
        </w:r>
        <w:r>
          <w:rPr>
            <w:b/>
            <w:bCs/>
          </w:rPr>
          <w:t>Fig. 2f</w:t>
        </w:r>
        <w:r>
          <w:t xml:space="preserve"> repeats the 1200 °C condition with the 200 °C / 3 h age applied and is indistinguishable from </w:t>
        </w:r>
        <w:r>
          <w:rPr>
            <w:b/>
            <w:bCs/>
          </w:rPr>
          <w:t>Fig. 2e</w:t>
        </w:r>
        <w:r>
          <w:t xml:space="preserve">. The feature common to all six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w:t>
        </w:r>
        <w:r>
          <w:rPr>
            <w:b/>
            <w:bCs/>
          </w:rPr>
          <w:t>Table 2</w:t>
        </w:r>
        <w:r>
          <w:t xml:space="preserve"> lists eight anneal conditions where </w:t>
        </w:r>
        <w:r>
          <w:rPr>
            <w:b/>
            <w:bCs/>
          </w:rPr>
          <w:t>Fig. 2</w:t>
        </w:r>
        <w:r>
          <w:t xml:space="preserve"> </w:t>
        </w:r>
        <w:r>
          <w:t>shows six; the 700, 900 and 1100 °C curves interpolate smoothly between the panels shown, add nothing to the argument, and are omitted for space.</w:t>
        </w:r>
      </w:ins>
    </w:p>
    <w:p w14:paraId="5E983052" w14:textId="77777777" w:rsidR="00043995" w:rsidRDefault="003F15EF">
      <w:pPr>
        <w:pStyle w:val="BodyText"/>
      </w:pPr>
      <w:ins w:id="185" w:author="JMRT R1 revision" w:date="2026-08-09T02:38:00Z" w16du:dateUtc="2026-08-09T06:38:00Z">
        <w:r>
          <w:rPr>
            <w:b/>
            <w:bCs/>
          </w:rPr>
          <w:t>Table 2.</w:t>
        </w:r>
        <w:r>
          <w:t xml:space="preserve"> Mechanical properties of the LLM-</w:t>
        </w:r>
      </w:ins>
      <w:r>
        <w:t>alloy after heat treatment for 1 minute at different temperatures.</w:t>
      </w:r>
    </w:p>
    <w:tbl>
      <w:tblPr>
        <w:tblStyle w:val="Table"/>
        <w:tblW w:w="0" w:type="auto"/>
        <w:tblLook w:val="0020" w:firstRow="1" w:lastRow="0" w:firstColumn="0" w:lastColumn="0" w:noHBand="0" w:noVBand="0"/>
      </w:tblPr>
      <w:tblGrid>
        <w:gridCol w:w="1309"/>
        <w:gridCol w:w="1232"/>
        <w:gridCol w:w="1276"/>
        <w:gridCol w:w="1250"/>
        <w:gridCol w:w="975"/>
      </w:tblGrid>
      <w:tr w:rsidR="00043995" w14:paraId="00BBDF35" w14:textId="77777777" w:rsidTr="00043995">
        <w:trPr>
          <w:cnfStyle w:val="100000000000" w:firstRow="1" w:lastRow="0" w:firstColumn="0" w:lastColumn="0" w:oddVBand="0" w:evenVBand="0" w:oddHBand="0" w:evenHBand="0" w:firstRowFirstColumn="0" w:firstRowLastColumn="0" w:lastRowFirstColumn="0" w:lastRowLastColumn="0"/>
          <w:tblHeader/>
        </w:trPr>
        <w:tc>
          <w:tcPr>
            <w:tcW w:w="0" w:type="auto"/>
          </w:tcPr>
          <w:p w14:paraId="0F82A923" w14:textId="77777777" w:rsidR="00043995" w:rsidRDefault="003F15EF">
            <w:pPr>
              <w:pStyle w:val="Compact"/>
            </w:pPr>
            <w:r>
              <w:t>Temp. (°C)</w:t>
            </w:r>
          </w:p>
        </w:tc>
        <w:tc>
          <w:tcPr>
            <w:tcW w:w="0" w:type="auto"/>
          </w:tcPr>
          <w:p w14:paraId="229F540C" w14:textId="77777777" w:rsidR="00043995" w:rsidRDefault="003F15EF">
            <w:pPr>
              <w:pStyle w:val="Compact"/>
            </w:pPr>
            <w:r>
              <w:t>σ₀.₂ (MPa)</w:t>
            </w:r>
          </w:p>
        </w:tc>
        <w:tc>
          <w:tcPr>
            <w:tcW w:w="0" w:type="auto"/>
          </w:tcPr>
          <w:p w14:paraId="556809E7" w14:textId="77777777" w:rsidR="00043995" w:rsidRDefault="003F15EF">
            <w:pPr>
              <w:pStyle w:val="Compact"/>
            </w:pPr>
            <w:r>
              <w:t>UTS (MPa)</w:t>
            </w:r>
          </w:p>
        </w:tc>
        <w:tc>
          <w:tcPr>
            <w:tcW w:w="0" w:type="auto"/>
          </w:tcPr>
          <w:p w14:paraId="1350CFF1" w14:textId="77777777" w:rsidR="00043995" w:rsidRDefault="003F15EF">
            <w:pPr>
              <w:pStyle w:val="Compact"/>
            </w:pPr>
            <w:r>
              <w:t>Elong. (%)</w:t>
            </w:r>
          </w:p>
        </w:tc>
        <w:tc>
          <w:tcPr>
            <w:tcW w:w="0" w:type="auto"/>
          </w:tcPr>
          <w:p w14:paraId="1E460F0B" w14:textId="77777777" w:rsidR="00043995" w:rsidRDefault="003F15EF">
            <w:pPr>
              <w:pStyle w:val="Compact"/>
            </w:pPr>
            <w:r>
              <w:t>E (GPa)</w:t>
            </w:r>
          </w:p>
        </w:tc>
      </w:tr>
      <w:tr w:rsidR="00043995" w14:paraId="260EA571" w14:textId="77777777">
        <w:tc>
          <w:tcPr>
            <w:tcW w:w="0" w:type="auto"/>
          </w:tcPr>
          <w:p w14:paraId="426EAF4C" w14:textId="77777777" w:rsidR="00043995" w:rsidRDefault="003F15EF">
            <w:pPr>
              <w:pStyle w:val="Compact"/>
            </w:pPr>
            <w:r>
              <w:t>As drawn</w:t>
            </w:r>
          </w:p>
        </w:tc>
        <w:tc>
          <w:tcPr>
            <w:tcW w:w="0" w:type="auto"/>
          </w:tcPr>
          <w:p w14:paraId="2B47D58C" w14:textId="77777777" w:rsidR="00043995" w:rsidRDefault="003F15EF">
            <w:pPr>
              <w:pStyle w:val="Compact"/>
            </w:pPr>
            <w:r>
              <w:t>1528</w:t>
            </w:r>
          </w:p>
        </w:tc>
        <w:tc>
          <w:tcPr>
            <w:tcW w:w="0" w:type="auto"/>
          </w:tcPr>
          <w:p w14:paraId="7DD8201E" w14:textId="77777777" w:rsidR="00043995" w:rsidRDefault="003F15EF">
            <w:pPr>
              <w:pStyle w:val="Compact"/>
            </w:pPr>
            <w:r>
              <w:t>1925</w:t>
            </w:r>
          </w:p>
        </w:tc>
        <w:tc>
          <w:tcPr>
            <w:tcW w:w="0" w:type="auto"/>
          </w:tcPr>
          <w:p w14:paraId="67550AF1" w14:textId="77777777" w:rsidR="00043995" w:rsidRDefault="003F15EF">
            <w:pPr>
              <w:pStyle w:val="Compact"/>
            </w:pPr>
            <w:r>
              <w:t>2.0</w:t>
            </w:r>
          </w:p>
        </w:tc>
        <w:tc>
          <w:tcPr>
            <w:tcW w:w="0" w:type="auto"/>
          </w:tcPr>
          <w:p w14:paraId="4491BD0E" w14:textId="77777777" w:rsidR="00043995" w:rsidRDefault="003F15EF">
            <w:pPr>
              <w:pStyle w:val="Compact"/>
            </w:pPr>
            <w:r>
              <w:t>143.7</w:t>
            </w:r>
          </w:p>
        </w:tc>
      </w:tr>
      <w:tr w:rsidR="00043995" w14:paraId="2F5D2602" w14:textId="77777777">
        <w:tc>
          <w:tcPr>
            <w:tcW w:w="0" w:type="auto"/>
          </w:tcPr>
          <w:p w14:paraId="1AEDB459" w14:textId="77777777" w:rsidR="00043995" w:rsidRDefault="003F15EF">
            <w:pPr>
              <w:pStyle w:val="Compact"/>
            </w:pPr>
            <w:r>
              <w:t>600</w:t>
            </w:r>
          </w:p>
        </w:tc>
        <w:tc>
          <w:tcPr>
            <w:tcW w:w="0" w:type="auto"/>
          </w:tcPr>
          <w:p w14:paraId="2C2C7B12" w14:textId="77777777" w:rsidR="00043995" w:rsidRDefault="003F15EF">
            <w:pPr>
              <w:pStyle w:val="Compact"/>
            </w:pPr>
            <w:r>
              <w:t>1948</w:t>
            </w:r>
          </w:p>
        </w:tc>
        <w:tc>
          <w:tcPr>
            <w:tcW w:w="0" w:type="auto"/>
          </w:tcPr>
          <w:p w14:paraId="417A38FB" w14:textId="77777777" w:rsidR="00043995" w:rsidRDefault="003F15EF">
            <w:pPr>
              <w:pStyle w:val="Compact"/>
            </w:pPr>
            <w:r>
              <w:t>2293</w:t>
            </w:r>
          </w:p>
        </w:tc>
        <w:tc>
          <w:tcPr>
            <w:tcW w:w="0" w:type="auto"/>
          </w:tcPr>
          <w:p w14:paraId="08E8CE0D" w14:textId="77777777" w:rsidR="00043995" w:rsidRDefault="003F15EF">
            <w:pPr>
              <w:pStyle w:val="Compact"/>
            </w:pPr>
            <w:r>
              <w:t>2.3</w:t>
            </w:r>
          </w:p>
        </w:tc>
        <w:tc>
          <w:tcPr>
            <w:tcW w:w="0" w:type="auto"/>
          </w:tcPr>
          <w:p w14:paraId="66358C88" w14:textId="77777777" w:rsidR="00043995" w:rsidRDefault="003F15EF">
            <w:pPr>
              <w:pStyle w:val="Compact"/>
            </w:pPr>
            <w:r>
              <w:t>157.4</w:t>
            </w:r>
          </w:p>
        </w:tc>
      </w:tr>
      <w:tr w:rsidR="00043995" w14:paraId="6D805BD3" w14:textId="77777777">
        <w:tc>
          <w:tcPr>
            <w:tcW w:w="0" w:type="auto"/>
          </w:tcPr>
          <w:p w14:paraId="2387E415" w14:textId="77777777" w:rsidR="00043995" w:rsidRDefault="003F15EF">
            <w:pPr>
              <w:pStyle w:val="Compact"/>
            </w:pPr>
            <w:r>
              <w:t>700</w:t>
            </w:r>
          </w:p>
        </w:tc>
        <w:tc>
          <w:tcPr>
            <w:tcW w:w="0" w:type="auto"/>
          </w:tcPr>
          <w:p w14:paraId="2F45CCCD" w14:textId="77777777" w:rsidR="00043995" w:rsidRDefault="003F15EF">
            <w:pPr>
              <w:pStyle w:val="Compact"/>
            </w:pPr>
            <w:r>
              <w:t>1683</w:t>
            </w:r>
          </w:p>
        </w:tc>
        <w:tc>
          <w:tcPr>
            <w:tcW w:w="0" w:type="auto"/>
          </w:tcPr>
          <w:p w14:paraId="23CE9FC7" w14:textId="77777777" w:rsidR="00043995" w:rsidRDefault="003F15EF">
            <w:pPr>
              <w:pStyle w:val="Compact"/>
            </w:pPr>
            <w:r>
              <w:t>2009</w:t>
            </w:r>
          </w:p>
        </w:tc>
        <w:tc>
          <w:tcPr>
            <w:tcW w:w="0" w:type="auto"/>
          </w:tcPr>
          <w:p w14:paraId="48D45DD3" w14:textId="77777777" w:rsidR="00043995" w:rsidRDefault="003F15EF">
            <w:pPr>
              <w:pStyle w:val="Compact"/>
            </w:pPr>
            <w:r>
              <w:t>2.2</w:t>
            </w:r>
          </w:p>
        </w:tc>
        <w:tc>
          <w:tcPr>
            <w:tcW w:w="0" w:type="auto"/>
          </w:tcPr>
          <w:p w14:paraId="16203AE7" w14:textId="77777777" w:rsidR="00043995" w:rsidRDefault="003F15EF">
            <w:pPr>
              <w:pStyle w:val="Compact"/>
            </w:pPr>
            <w:r>
              <w:t>164.8</w:t>
            </w:r>
          </w:p>
        </w:tc>
      </w:tr>
      <w:tr w:rsidR="00043995" w14:paraId="48552515" w14:textId="77777777">
        <w:tc>
          <w:tcPr>
            <w:tcW w:w="0" w:type="auto"/>
          </w:tcPr>
          <w:p w14:paraId="704F986C" w14:textId="77777777" w:rsidR="00043995" w:rsidRDefault="003F15EF">
            <w:pPr>
              <w:pStyle w:val="Compact"/>
            </w:pPr>
            <w:r>
              <w:t>800</w:t>
            </w:r>
          </w:p>
        </w:tc>
        <w:tc>
          <w:tcPr>
            <w:tcW w:w="0" w:type="auto"/>
          </w:tcPr>
          <w:p w14:paraId="3897614B" w14:textId="77777777" w:rsidR="00043995" w:rsidRDefault="003F15EF">
            <w:pPr>
              <w:pStyle w:val="Compact"/>
            </w:pPr>
            <w:r>
              <w:t>1167</w:t>
            </w:r>
          </w:p>
        </w:tc>
        <w:tc>
          <w:tcPr>
            <w:tcW w:w="0" w:type="auto"/>
          </w:tcPr>
          <w:p w14:paraId="227C500B" w14:textId="77777777" w:rsidR="00043995" w:rsidRDefault="003F15EF">
            <w:pPr>
              <w:pStyle w:val="Compact"/>
            </w:pPr>
            <w:r>
              <w:t>1216</w:t>
            </w:r>
          </w:p>
        </w:tc>
        <w:tc>
          <w:tcPr>
            <w:tcW w:w="0" w:type="auto"/>
          </w:tcPr>
          <w:p w14:paraId="161768A7" w14:textId="77777777" w:rsidR="00043995" w:rsidRDefault="003F15EF">
            <w:pPr>
              <w:pStyle w:val="Compact"/>
            </w:pPr>
            <w:r>
              <w:t>24.0</w:t>
            </w:r>
          </w:p>
        </w:tc>
        <w:tc>
          <w:tcPr>
            <w:tcW w:w="0" w:type="auto"/>
          </w:tcPr>
          <w:p w14:paraId="1B167A0E" w14:textId="77777777" w:rsidR="00043995" w:rsidRDefault="003F15EF">
            <w:pPr>
              <w:pStyle w:val="Compact"/>
            </w:pPr>
            <w:r>
              <w:t>155.5</w:t>
            </w:r>
          </w:p>
        </w:tc>
      </w:tr>
      <w:tr w:rsidR="00043995" w14:paraId="59D551BF" w14:textId="77777777">
        <w:tc>
          <w:tcPr>
            <w:tcW w:w="0" w:type="auto"/>
          </w:tcPr>
          <w:p w14:paraId="057C60BD" w14:textId="77777777" w:rsidR="00043995" w:rsidRDefault="003F15EF">
            <w:pPr>
              <w:pStyle w:val="Compact"/>
            </w:pPr>
            <w:r>
              <w:t>900</w:t>
            </w:r>
          </w:p>
        </w:tc>
        <w:tc>
          <w:tcPr>
            <w:tcW w:w="0" w:type="auto"/>
          </w:tcPr>
          <w:p w14:paraId="0F97D86D" w14:textId="77777777" w:rsidR="00043995" w:rsidRDefault="003F15EF">
            <w:pPr>
              <w:pStyle w:val="Compact"/>
            </w:pPr>
            <w:r>
              <w:t>944</w:t>
            </w:r>
          </w:p>
        </w:tc>
        <w:tc>
          <w:tcPr>
            <w:tcW w:w="0" w:type="auto"/>
          </w:tcPr>
          <w:p w14:paraId="4F56960D" w14:textId="77777777" w:rsidR="00043995" w:rsidRDefault="003F15EF">
            <w:pPr>
              <w:pStyle w:val="Compact"/>
            </w:pPr>
            <w:r>
              <w:t>1078</w:t>
            </w:r>
          </w:p>
        </w:tc>
        <w:tc>
          <w:tcPr>
            <w:tcW w:w="0" w:type="auto"/>
          </w:tcPr>
          <w:p w14:paraId="47C7635D" w14:textId="77777777" w:rsidR="00043995" w:rsidRDefault="003F15EF">
            <w:pPr>
              <w:pStyle w:val="Compact"/>
            </w:pPr>
            <w:r>
              <w:t>29.7</w:t>
            </w:r>
          </w:p>
        </w:tc>
        <w:tc>
          <w:tcPr>
            <w:tcW w:w="0" w:type="auto"/>
          </w:tcPr>
          <w:p w14:paraId="473BBD2D" w14:textId="77777777" w:rsidR="00043995" w:rsidRDefault="003F15EF">
            <w:pPr>
              <w:pStyle w:val="Compact"/>
            </w:pPr>
            <w:r>
              <w:t>152.2</w:t>
            </w:r>
          </w:p>
        </w:tc>
      </w:tr>
      <w:tr w:rsidR="00043995" w14:paraId="15774812" w14:textId="77777777">
        <w:tc>
          <w:tcPr>
            <w:tcW w:w="0" w:type="auto"/>
          </w:tcPr>
          <w:p w14:paraId="67ADE387" w14:textId="77777777" w:rsidR="00043995" w:rsidRDefault="003F15EF">
            <w:pPr>
              <w:pStyle w:val="Compact"/>
            </w:pPr>
            <w:r>
              <w:t>1000</w:t>
            </w:r>
          </w:p>
        </w:tc>
        <w:tc>
          <w:tcPr>
            <w:tcW w:w="0" w:type="auto"/>
          </w:tcPr>
          <w:p w14:paraId="14FE9567" w14:textId="77777777" w:rsidR="00043995" w:rsidRDefault="003F15EF">
            <w:pPr>
              <w:pStyle w:val="Compact"/>
            </w:pPr>
            <w:r>
              <w:t>673</w:t>
            </w:r>
          </w:p>
        </w:tc>
        <w:tc>
          <w:tcPr>
            <w:tcW w:w="0" w:type="auto"/>
          </w:tcPr>
          <w:p w14:paraId="05B63E5A" w14:textId="77777777" w:rsidR="00043995" w:rsidRDefault="003F15EF">
            <w:pPr>
              <w:pStyle w:val="Compact"/>
            </w:pPr>
            <w:r>
              <w:t>967</w:t>
            </w:r>
          </w:p>
        </w:tc>
        <w:tc>
          <w:tcPr>
            <w:tcW w:w="0" w:type="auto"/>
          </w:tcPr>
          <w:p w14:paraId="3B82C36F" w14:textId="77777777" w:rsidR="00043995" w:rsidRDefault="003F15EF">
            <w:pPr>
              <w:pStyle w:val="Compact"/>
            </w:pPr>
            <w:r>
              <w:t>33.4</w:t>
            </w:r>
          </w:p>
        </w:tc>
        <w:tc>
          <w:tcPr>
            <w:tcW w:w="0" w:type="auto"/>
          </w:tcPr>
          <w:p w14:paraId="229050C5" w14:textId="77777777" w:rsidR="00043995" w:rsidRDefault="003F15EF">
            <w:pPr>
              <w:pStyle w:val="Compact"/>
            </w:pPr>
            <w:r>
              <w:t>155.6</w:t>
            </w:r>
          </w:p>
        </w:tc>
      </w:tr>
      <w:tr w:rsidR="00043995" w14:paraId="26811821" w14:textId="77777777">
        <w:tc>
          <w:tcPr>
            <w:tcW w:w="0" w:type="auto"/>
          </w:tcPr>
          <w:p w14:paraId="1C149E5A" w14:textId="77777777" w:rsidR="00043995" w:rsidRDefault="003F15EF">
            <w:pPr>
              <w:pStyle w:val="Compact"/>
            </w:pPr>
            <w:r>
              <w:t>1100</w:t>
            </w:r>
          </w:p>
        </w:tc>
        <w:tc>
          <w:tcPr>
            <w:tcW w:w="0" w:type="auto"/>
          </w:tcPr>
          <w:p w14:paraId="5E0BA4EE" w14:textId="77777777" w:rsidR="00043995" w:rsidRDefault="003F15EF">
            <w:pPr>
              <w:pStyle w:val="Compact"/>
            </w:pPr>
            <w:r>
              <w:t>556</w:t>
            </w:r>
          </w:p>
        </w:tc>
        <w:tc>
          <w:tcPr>
            <w:tcW w:w="0" w:type="auto"/>
          </w:tcPr>
          <w:p w14:paraId="7FC32E2D" w14:textId="77777777" w:rsidR="00043995" w:rsidRDefault="003F15EF">
            <w:pPr>
              <w:pStyle w:val="Compact"/>
            </w:pPr>
            <w:r>
              <w:t>947</w:t>
            </w:r>
          </w:p>
        </w:tc>
        <w:tc>
          <w:tcPr>
            <w:tcW w:w="0" w:type="auto"/>
          </w:tcPr>
          <w:p w14:paraId="7DCF6DE1" w14:textId="77777777" w:rsidR="00043995" w:rsidRDefault="003F15EF">
            <w:pPr>
              <w:pStyle w:val="Compact"/>
            </w:pPr>
            <w:r>
              <w:t>29.7</w:t>
            </w:r>
          </w:p>
        </w:tc>
        <w:tc>
          <w:tcPr>
            <w:tcW w:w="0" w:type="auto"/>
          </w:tcPr>
          <w:p w14:paraId="19B7428F" w14:textId="77777777" w:rsidR="00043995" w:rsidRDefault="003F15EF">
            <w:pPr>
              <w:pStyle w:val="Compact"/>
            </w:pPr>
            <w:r>
              <w:t>156.8</w:t>
            </w:r>
          </w:p>
        </w:tc>
      </w:tr>
      <w:tr w:rsidR="00043995" w14:paraId="48C73F18" w14:textId="77777777">
        <w:tc>
          <w:tcPr>
            <w:tcW w:w="0" w:type="auto"/>
          </w:tcPr>
          <w:p w14:paraId="41877BF6" w14:textId="77777777" w:rsidR="00043995" w:rsidRDefault="003F15EF">
            <w:pPr>
              <w:pStyle w:val="Compact"/>
            </w:pPr>
            <w:r>
              <w:t>1200</w:t>
            </w:r>
          </w:p>
        </w:tc>
        <w:tc>
          <w:tcPr>
            <w:tcW w:w="0" w:type="auto"/>
          </w:tcPr>
          <w:p w14:paraId="05AB5B45" w14:textId="77777777" w:rsidR="00043995" w:rsidRDefault="003F15EF">
            <w:pPr>
              <w:pStyle w:val="Compact"/>
            </w:pPr>
            <w:r>
              <w:t>502</w:t>
            </w:r>
          </w:p>
        </w:tc>
        <w:tc>
          <w:tcPr>
            <w:tcW w:w="0" w:type="auto"/>
          </w:tcPr>
          <w:p w14:paraId="19D923CF" w14:textId="77777777" w:rsidR="00043995" w:rsidRDefault="003F15EF">
            <w:pPr>
              <w:pStyle w:val="Compact"/>
            </w:pPr>
            <w:r>
              <w:t>938</w:t>
            </w:r>
          </w:p>
        </w:tc>
        <w:tc>
          <w:tcPr>
            <w:tcW w:w="0" w:type="auto"/>
          </w:tcPr>
          <w:p w14:paraId="3A3F8973" w14:textId="77777777" w:rsidR="00043995" w:rsidRDefault="003F15EF">
            <w:pPr>
              <w:pStyle w:val="Compact"/>
            </w:pPr>
            <w:r>
              <w:t>23.9</w:t>
            </w:r>
          </w:p>
        </w:tc>
        <w:tc>
          <w:tcPr>
            <w:tcW w:w="0" w:type="auto"/>
          </w:tcPr>
          <w:p w14:paraId="3288E508" w14:textId="77777777" w:rsidR="00043995" w:rsidRDefault="003F15EF">
            <w:pPr>
              <w:pStyle w:val="Compact"/>
            </w:pPr>
            <w:r>
              <w:t>163.0</w:t>
            </w:r>
          </w:p>
        </w:tc>
      </w:tr>
    </w:tbl>
    <w:p w14:paraId="79A61056" w14:textId="77777777" w:rsidR="0015495A" w:rsidRDefault="003F15EF" w:rsidP="00DC3E07">
      <w:pPr>
        <w:pStyle w:val="CaptionedFigure"/>
        <w:spacing w:line="276" w:lineRule="auto"/>
        <w:rPr>
          <w:del w:id="186" w:author="JMRT R1 revision" w:date="2026-08-09T02:38:00Z" w16du:dateUtc="2026-08-09T06:38:00Z"/>
        </w:rPr>
      </w:pPr>
      <w:del w:id="187" w:author="JMRT R1 revision" w:date="2026-08-09T02:38:00Z" w16du:dateUtc="2026-08-09T06:38:00Z">
        <w:r>
          <w:rPr>
            <w:noProof/>
          </w:rPr>
          <w:drawing>
            <wp:inline distT="0" distB="0" distL="0" distR="0" wp14:anchorId="5F9351D6" wp14:editId="31B775CE">
              <wp:extent cx="4937760" cy="2849880"/>
              <wp:effectExtent l="0" t="0" r="0" b="0"/>
              <wp:docPr id="22" name="Picture" descr="Fig. 2. Cyclic stress–strain curves of the AI alloy after annealing for 1 minute at various temperatures. Wire diameter is 0.36 mm. Panel (f) shows the stress–strain response of the annealed-plus-aged sample."/>
              <wp:cNvGraphicFramePr/>
              <a:graphic xmlns:a="http://schemas.openxmlformats.org/drawingml/2006/main">
                <a:graphicData uri="http://schemas.openxmlformats.org/drawingml/2006/picture">
                  <pic:pic xmlns:pic="http://schemas.openxmlformats.org/drawingml/2006/picture">
                    <pic:nvPicPr>
                      <pic:cNvPr id="23" name="Picture" descr="figures/Figure_2.jpg"/>
                      <pic:cNvPicPr>
                        <a:picLocks noChangeAspect="1" noChangeArrowheads="1"/>
                      </pic:cNvPicPr>
                    </pic:nvPicPr>
                    <pic:blipFill>
                      <a:blip r:embed="rId6"/>
                      <a:stretch>
                        <a:fillRect/>
                      </a:stretch>
                    </pic:blipFill>
                    <pic:spPr bwMode="auto">
                      <a:xfrm>
                        <a:off x="0" y="0"/>
                        <a:ext cx="4937760" cy="2849880"/>
                      </a:xfrm>
                      <a:prstGeom prst="rect">
                        <a:avLst/>
                      </a:prstGeom>
                      <a:noFill/>
                      <a:ln w="9525">
                        <a:noFill/>
                        <a:headEnd/>
                        <a:tailEnd/>
                      </a:ln>
                    </pic:spPr>
                  </pic:pic>
                </a:graphicData>
              </a:graphic>
            </wp:inline>
          </w:drawing>
        </w:r>
      </w:del>
    </w:p>
    <w:p w14:paraId="1ECC57BC" w14:textId="77777777" w:rsidR="00043995" w:rsidRDefault="003F15EF">
      <w:pPr>
        <w:pStyle w:val="CaptionedFigure"/>
        <w:rPr>
          <w:ins w:id="188" w:author="JMRT R1 revision" w:date="2026-08-09T02:38:00Z" w16du:dateUtc="2026-08-09T06:38:00Z"/>
        </w:rPr>
      </w:pPr>
      <w:ins w:id="189" w:author="JMRT R1 revision" w:date="2026-08-09T02:38:00Z" w16du:dateUtc="2026-08-09T06:38:00Z">
        <w:r>
          <w:rPr>
            <w:noProof/>
          </w:rPr>
          <w:drawing>
            <wp:inline distT="0" distB="0" distL="0" distR="0">
              <wp:extent cx="4937760" cy="2849880"/>
              <wp:effectExtent l="0" t="0" r="0" b="0"/>
              <wp:docPr id="33" name="Picture" descr="Fig. 2. Cyclic stress–strain curves of the LLM-alloy after annealing for 1 minute at various temperatures. Wire diameter is 0.36 mm. Panel (f) shows the stress–strain response of the annealed-plus-aged sample."/>
              <wp:cNvGraphicFramePr/>
              <a:graphic xmlns:a="http://schemas.openxmlformats.org/drawingml/2006/main">
                <a:graphicData uri="http://schemas.openxmlformats.org/drawingml/2006/picture">
                  <pic:pic xmlns:pic="http://schemas.openxmlformats.org/drawingml/2006/picture">
                    <pic:nvPicPr>
                      <pic:cNvPr id="34" name="Picture" descr="figures/Figure_2.jpg"/>
                      <pic:cNvPicPr>
                        <a:picLocks noChangeAspect="1" noChangeArrowheads="1"/>
                      </pic:cNvPicPr>
                    </pic:nvPicPr>
                    <pic:blipFill>
                      <a:blip r:embed="rId6"/>
                      <a:stretch>
                        <a:fillRect/>
                      </a:stretch>
                    </pic:blipFill>
                    <pic:spPr bwMode="auto">
                      <a:xfrm>
                        <a:off x="0" y="0"/>
                        <a:ext cx="4937760" cy="2849880"/>
                      </a:xfrm>
                      <a:prstGeom prst="rect">
                        <a:avLst/>
                      </a:prstGeom>
                      <a:noFill/>
                      <a:ln w="9525">
                        <a:noFill/>
                        <a:headEnd/>
                        <a:tailEnd/>
                      </a:ln>
                    </pic:spPr>
                  </pic:pic>
                </a:graphicData>
              </a:graphic>
            </wp:inline>
          </w:drawing>
        </w:r>
      </w:ins>
    </w:p>
    <w:p w14:paraId="204E7CDF" w14:textId="77777777" w:rsidR="00043995" w:rsidRDefault="003F15EF">
      <w:pPr>
        <w:pStyle w:val="ImageCaption"/>
      </w:pPr>
      <w:r>
        <w:rPr>
          <w:b/>
          <w:bCs/>
        </w:rPr>
        <w:t>Fig. 2.</w:t>
      </w:r>
      <w:r>
        <w:t xml:space="preserve"> Cyclic stress–strain curves of the </w:t>
      </w:r>
      <w:del w:id="190" w:author="JMRT R1 revision" w:date="2026-08-09T02:38:00Z" w16du:dateUtc="2026-08-09T06:38:00Z">
        <w:r>
          <w:delText xml:space="preserve">AI </w:delText>
        </w:r>
      </w:del>
      <w:ins w:id="191" w:author="JMRT R1 revision" w:date="2026-08-09T02:38:00Z" w16du:dateUtc="2026-08-09T06:38:00Z">
        <w:r>
          <w:t>LLM-</w:t>
        </w:r>
      </w:ins>
      <w:r>
        <w:t>alloy after annealing for 1 minute at various temperatures. Wire diameter is 0.36 mm. Panel (f) shows the stress–strain response of the annealed-plus-aged sample.</w:t>
      </w:r>
    </w:p>
    <w:p w14:paraId="7E194BFA" w14:textId="77777777" w:rsidR="00043995" w:rsidRDefault="003F15EF">
      <w:pPr>
        <w:pStyle w:val="BodyText"/>
      </w:pPr>
      <w:r>
        <w:rPr>
          <w:b/>
          <w:bCs/>
        </w:rPr>
        <w:t>Fig. 3</w:t>
      </w:r>
      <w:r>
        <w:t xml:space="preserve"> </w:t>
      </w:r>
      <w:r>
        <w:t xml:space="preserve">compares the stress–strain behavior of the </w:t>
      </w:r>
      <w:del w:id="192" w:author="JMRT R1 revision" w:date="2026-08-09T02:38:00Z" w16du:dateUtc="2026-08-09T06:38:00Z">
        <w:r>
          <w:delText>AI</w:delText>
        </w:r>
      </w:del>
      <w:ins w:id="193" w:author="JMRT R1 revision" w:date="2026-08-09T02:38:00Z" w16du:dateUtc="2026-08-09T06:38:00Z">
        <w:r>
          <w:t>LLM-</w:t>
        </w:r>
      </w:ins>
      <w:r>
        <w:t xml:space="preserve"> and </w:t>
      </w:r>
      <w:del w:id="194" w:author="JMRT R1 revision" w:date="2026-08-09T02:38:00Z" w16du:dateUtc="2026-08-09T06:38:00Z">
        <w:r>
          <w:delText>Omori</w:delText>
        </w:r>
      </w:del>
      <w:ins w:id="195" w:author="JMRT R1 revision" w:date="2026-08-09T02:38:00Z" w16du:dateUtc="2026-08-09T06:38:00Z">
        <w:r>
          <w:t>benchmark</w:t>
        </w:r>
      </w:ins>
      <w:r>
        <w:t xml:space="preserve">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w:t>
      </w:r>
      <w:del w:id="196" w:author="JMRT R1 revision" w:date="2026-08-09T02:38:00Z" w16du:dateUtc="2026-08-09T06:38:00Z">
        <w:r>
          <w:delText>Omori</w:delText>
        </w:r>
      </w:del>
      <w:ins w:id="197" w:author="JMRT R1 revision" w:date="2026-08-09T02:38:00Z" w16du:dateUtc="2026-08-09T06:38:00Z">
        <w:r>
          <w:t>benchmark</w:t>
        </w:r>
      </w:ins>
      <w:r>
        <w:t xml:space="preserve">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w:t>
      </w:r>
      <w:del w:id="198" w:author="JMRT R1 revision" w:date="2026-08-09T02:38:00Z" w16du:dateUtc="2026-08-09T06:38:00Z">
        <w:r>
          <w:delText>Omori</w:delText>
        </w:r>
      </w:del>
      <w:ins w:id="199" w:author="JMRT R1 revision" w:date="2026-08-09T02:38:00Z" w16du:dateUtc="2026-08-09T06:38:00Z">
        <w:r>
          <w:t>benchmark</w:t>
        </w:r>
      </w:ins>
      <w:r>
        <w:t xml:space="preserve"> alloy — the stress-induced martensite was stable enough to survive unloading but transformed back to austenite upon heating. By contrast, </w:t>
      </w:r>
      <w:r>
        <w:rPr>
          <w:b/>
          <w:bCs/>
        </w:rPr>
        <w:t>Fig. 3a</w:t>
      </w:r>
      <w:r>
        <w:t xml:space="preserve"> </w:t>
      </w:r>
      <w:r>
        <w:t xml:space="preserve">shows no strain recovery of the </w:t>
      </w:r>
      <w:del w:id="200" w:author="JMRT R1 revision" w:date="2026-08-09T02:38:00Z" w16du:dateUtc="2026-08-09T06:38:00Z">
        <w:r>
          <w:delText xml:space="preserve">AI </w:delText>
        </w:r>
      </w:del>
      <w:ins w:id="201" w:author="JMRT R1 revision" w:date="2026-08-09T02:38:00Z" w16du:dateUtc="2026-08-09T06:38:00Z">
        <w:r>
          <w:t>LLM-</w:t>
        </w:r>
      </w:ins>
      <w:r>
        <w:t xml:space="preserve">alloy during this test, indicating that it deforms plastically with no pseudo-elasticity regardless of heat-treating condition. We conclude that the microstructure of the </w:t>
      </w:r>
      <w:del w:id="202" w:author="JMRT R1 revision" w:date="2026-08-09T02:38:00Z" w16du:dateUtc="2026-08-09T06:38:00Z">
        <w:r>
          <w:delText xml:space="preserve">AI </w:delText>
        </w:r>
      </w:del>
      <w:ins w:id="203" w:author="JMRT R1 revision" w:date="2026-08-09T02:38:00Z" w16du:dateUtc="2026-08-09T06:38:00Z">
        <w:r>
          <w:t>LLM-</w:t>
        </w:r>
      </w:ins>
      <w:r>
        <w:t>alloy is very stable and that stress-induced phase transformation is not one of its active deformation mechanisms.</w:t>
      </w:r>
    </w:p>
    <w:p w14:paraId="33D5ED5C" w14:textId="77777777" w:rsidR="0015495A" w:rsidRDefault="003F15EF" w:rsidP="00DC3E07">
      <w:pPr>
        <w:pStyle w:val="CaptionedFigure"/>
        <w:spacing w:line="276" w:lineRule="auto"/>
        <w:rPr>
          <w:del w:id="204" w:author="JMRT R1 revision" w:date="2026-08-09T02:38:00Z" w16du:dateUtc="2026-08-09T06:38:00Z"/>
        </w:rPr>
      </w:pPr>
      <w:del w:id="205" w:author="JMRT R1 revision" w:date="2026-08-09T02:38:00Z" w16du:dateUtc="2026-08-09T06:38:00Z">
        <w:r>
          <w:rPr>
            <w:noProof/>
          </w:rPr>
          <w:drawing>
            <wp:inline distT="0" distB="0" distL="0" distR="0" wp14:anchorId="662F2B5D" wp14:editId="3A9F6C39">
              <wp:extent cx="3630167" cy="1371600"/>
              <wp:effectExtent l="0" t="0" r="0" b="0"/>
              <wp:docPr id="25" name="Picture" descr="Fig. 3. Loading–unloading–heating tests of (a) the AI alloy and (b) the Omori alloy. Samples were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26" name="Picture" descr="figures/Figure_3.jpg"/>
                      <pic:cNvPicPr>
                        <a:picLocks noChangeAspect="1" noChangeArrowheads="1"/>
                      </pic:cNvPicPr>
                    </pic:nvPicPr>
                    <pic:blipFill>
                      <a:blip r:embed="rId7"/>
                      <a:stretch>
                        <a:fillRect/>
                      </a:stretch>
                    </pic:blipFill>
                    <pic:spPr bwMode="auto">
                      <a:xfrm>
                        <a:off x="0" y="0"/>
                        <a:ext cx="3630167" cy="1371600"/>
                      </a:xfrm>
                      <a:prstGeom prst="rect">
                        <a:avLst/>
                      </a:prstGeom>
                      <a:noFill/>
                      <a:ln w="9525">
                        <a:noFill/>
                        <a:headEnd/>
                        <a:tailEnd/>
                      </a:ln>
                    </pic:spPr>
                  </pic:pic>
                </a:graphicData>
              </a:graphic>
            </wp:inline>
          </w:drawing>
        </w:r>
      </w:del>
    </w:p>
    <w:p w14:paraId="2B84B546" w14:textId="77777777" w:rsidR="00043995" w:rsidRDefault="003F15EF">
      <w:pPr>
        <w:pStyle w:val="CaptionedFigure"/>
        <w:rPr>
          <w:ins w:id="206" w:author="JMRT R1 revision" w:date="2026-08-09T02:38:00Z" w16du:dateUtc="2026-08-09T06:38:00Z"/>
        </w:rPr>
      </w:pPr>
      <w:ins w:id="207" w:author="JMRT R1 revision" w:date="2026-08-09T02:38:00Z" w16du:dateUtc="2026-08-09T06:38:00Z">
        <w:r>
          <w:rPr>
            <w:noProof/>
          </w:rPr>
          <w:drawing>
            <wp:inline distT="0" distB="0" distL="0" distR="0">
              <wp:extent cx="3630167" cy="1371600"/>
              <wp:effectExtent l="0" t="0" r="0" b="0"/>
              <wp:docPr id="36" name="Picture" descr="Fig. 3. Loading–unloading–heating tests of (a) the LLM-alloy and (b) the benchmark alloy. Samples were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3630167" cy="1371600"/>
                      </a:xfrm>
                      <a:prstGeom prst="rect">
                        <a:avLst/>
                      </a:prstGeom>
                      <a:noFill/>
                      <a:ln w="9525">
                        <a:noFill/>
                        <a:headEnd/>
                        <a:tailEnd/>
                      </a:ln>
                    </pic:spPr>
                  </pic:pic>
                </a:graphicData>
              </a:graphic>
            </wp:inline>
          </w:drawing>
        </w:r>
      </w:ins>
    </w:p>
    <w:p w14:paraId="1D2B1739" w14:textId="77777777" w:rsidR="00043995" w:rsidRDefault="003F15EF">
      <w:pPr>
        <w:pStyle w:val="ImageCaption"/>
      </w:pPr>
      <w:r>
        <w:rPr>
          <w:b/>
          <w:bCs/>
        </w:rPr>
        <w:t>Fig. 3.</w:t>
      </w:r>
      <w:r>
        <w:t xml:space="preserve"> </w:t>
      </w:r>
      <w:r>
        <w:t xml:space="preserve">Loading–unloading–heating tests of (a) the </w:t>
      </w:r>
      <w:del w:id="208" w:author="JMRT R1 revision" w:date="2026-08-09T02:38:00Z" w16du:dateUtc="2026-08-09T06:38:00Z">
        <w:r>
          <w:delText xml:space="preserve">AI </w:delText>
        </w:r>
      </w:del>
      <w:ins w:id="209" w:author="JMRT R1 revision" w:date="2026-08-09T02:38:00Z" w16du:dateUtc="2026-08-09T06:38:00Z">
        <w:r>
          <w:t>LLM-</w:t>
        </w:r>
      </w:ins>
      <w:r>
        <w:t xml:space="preserve">alloy and (b) the </w:t>
      </w:r>
      <w:del w:id="210" w:author="JMRT R1 revision" w:date="2026-08-09T02:38:00Z" w16du:dateUtc="2026-08-09T06:38:00Z">
        <w:r>
          <w:delText>Omori</w:delText>
        </w:r>
      </w:del>
      <w:ins w:id="211" w:author="JMRT R1 revision" w:date="2026-08-09T02:38:00Z" w16du:dateUtc="2026-08-09T06:38:00Z">
        <w:r>
          <w:t>benchmark</w:t>
        </w:r>
      </w:ins>
      <w:r>
        <w:t xml:space="preserve"> alloy. Samples were heat treated at 1200 °C for 1 minute. Black arrows show the deformation path; the red arrow highlights the strain recovery caused by heating.</w:t>
      </w:r>
    </w:p>
    <w:p w14:paraId="1926A28D" w14:textId="77777777" w:rsidR="00043995" w:rsidRDefault="003F15EF">
      <w:pPr>
        <w:pStyle w:val="Heading2"/>
      </w:pPr>
      <w:bookmarkStart w:id="212" w:name="X7b0047580ff68e3c8823c4535b0eba55ad6dd86"/>
      <w:bookmarkEnd w:id="173"/>
      <w:r>
        <w:t>3.3 Synchrotron diffraction and phase identification</w:t>
      </w:r>
    </w:p>
    <w:p w14:paraId="7A36C194" w14:textId="77777777" w:rsidR="00043995" w:rsidRDefault="003F15EF">
      <w:pPr>
        <w:pStyle w:val="FirstParagraph"/>
      </w:pPr>
      <w:r>
        <w:t xml:space="preserve">Synchrotron XRD of samples before and after deformation is shown in </w:t>
      </w:r>
      <w:r>
        <w:rPr>
          <w:b/>
          <w:bCs/>
        </w:rPr>
        <w:t>Fig. 4</w:t>
      </w:r>
      <w:r>
        <w:t xml:space="preserve">. </w:t>
      </w:r>
      <w:r>
        <w:rPr>
          <w:b/>
          <w:bCs/>
        </w:rPr>
        <w:t>Fig. 5</w:t>
      </w:r>
      <w:r>
        <w:t xml:space="preserve"> </w:t>
      </w:r>
      <w:r>
        <w:t>shows good overall agreement between the experimental data (lower half</w:t>
      </w:r>
      <w:ins w:id="213" w:author="JMRT R1 revision" w:date="2026-08-09T02:38:00Z" w16du:dateUtc="2026-08-09T06:38:00Z">
        <w:r>
          <w:t xml:space="preserve"> of each panel</w:t>
        </w:r>
      </w:ins>
      <w:r>
        <w:t>) and the results of Rietveld refinement (upper half</w:t>
      </w:r>
      <w:del w:id="214" w:author="JMRT R1 revision" w:date="2026-08-09T02:38:00Z" w16du:dateUtc="2026-08-09T06:38:00Z">
        <w:r>
          <w:delText>)</w:delText>
        </w:r>
      </w:del>
      <w:ins w:id="215" w:author="JMRT R1 revision" w:date="2026-08-09T02:38:00Z" w16du:dateUtc="2026-08-09T06:38:00Z">
        <w:r>
          <w:t>), both before deformation (</w:t>
        </w:r>
        <w:r>
          <w:rPr>
            <w:b/>
            <w:bCs/>
          </w:rPr>
          <w:t>Fig. 5a</w:t>
        </w:r>
        <w:r>
          <w:t>) and after unloading from 10% strain (</w:t>
        </w:r>
        <w:r>
          <w:rPr>
            <w:b/>
            <w:bCs/>
          </w:rPr>
          <w:t>Fig. 5b</w:t>
        </w:r>
        <w:r>
          <w:t>). The fit is measurably better</w:t>
        </w:r>
      </w:ins>
      <w:r>
        <w:t xml:space="preserve"> for the </w:t>
      </w:r>
      <w:del w:id="216" w:author="JMRT R1 revision" w:date="2026-08-09T02:38:00Z" w16du:dateUtc="2026-08-09T06:38:00Z">
        <w:r>
          <w:delText>AI</w:delText>
        </w:r>
      </w:del>
      <w:ins w:id="217" w:author="JMRT R1 revision" w:date="2026-08-09T02:38:00Z" w16du:dateUtc="2026-08-09T06:38:00Z">
        <w:r>
          <w:t>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w:t>
        </w:r>
      </w:ins>
      <w:r>
        <w:t xml:space="preserve"> alloy</w:t>
      </w:r>
      <w:ins w:id="218" w:author="JMRT R1 revision" w:date="2026-08-09T02:38:00Z" w16du:dateUtc="2026-08-09T06:38:00Z">
        <w:r>
          <w:t>, below</w:t>
        </w:r>
      </w:ins>
      <w:r>
        <w:t xml:space="preserve">. Based on this result, the </w:t>
      </w:r>
      <w:del w:id="219" w:author="JMRT R1 revision" w:date="2026-08-09T02:38:00Z" w16du:dateUtc="2026-08-09T06:38:00Z">
        <w:r>
          <w:delText xml:space="preserve">AI </w:delText>
        </w:r>
      </w:del>
      <w:ins w:id="220" w:author="JMRT R1 revision" w:date="2026-08-09T02:38:00Z" w16du:dateUtc="2026-08-09T06:38:00Z">
        <w:r>
          <w:t>LLM-</w:t>
        </w:r>
      </w:ins>
      <w:r>
        <w:t xml:space="preserve">alloy is estimated to consist of ≈62% FCC γ-phase, ≈34% BCC α-phase, and ≈4% </w:t>
      </w:r>
      <w:del w:id="221" w:author="JMRT R1 revision" w:date="2026-08-09T02:38:00Z" w16du:dateUtc="2026-08-09T06:38:00Z">
        <w:r>
          <w:delText>DO</w:delText>
        </w:r>
      </w:del>
      <w:ins w:id="222" w:author="JMRT R1 revision" w:date="2026-08-09T02:38:00Z" w16du:dateUtc="2026-08-09T06:38:00Z">
        <w:r>
          <w:t>D0</w:t>
        </w:r>
      </w:ins>
      <w:r>
        <w:t>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w:t>
      </w:r>
      <w:del w:id="223" w:author="JMRT R1 revision" w:date="2026-08-09T02:38:00Z" w16du:dateUtc="2026-08-09T06:38:00Z">
        <w:r>
          <w:delText>Although an</w:delText>
        </w:r>
      </w:del>
      <w:ins w:id="224" w:author="JMRT R1 revision" w:date="2026-08-09T02:38:00Z" w16du:dateUtc="2026-08-09T06:38:00Z">
        <w:r>
          <w:t>An</w:t>
        </w:r>
      </w:ins>
      <w:r>
        <w:t xml:space="preserve"> ex-situ measurement made after unloading cannot, on its own, exclude a fully reversible transformation that reverts </w:t>
      </w:r>
      <w:del w:id="225" w:author="JMRT R1 revision" w:date="2026-08-09T02:38:00Z" w16du:dateUtc="2026-08-09T06:38:00Z">
        <w:r>
          <w:delText>on unloading, the absence of any mechanical recovery (</w:delText>
        </w:r>
        <w:r>
          <w:rPr>
            <w:b/>
            <w:bCs/>
          </w:rPr>
          <w:delText>Figs. 2 and 3</w:delText>
        </w:r>
        <w:r>
          <w:delText>) together with the unchanged multi-phase pattern points</w:delText>
        </w:r>
      </w:del>
      <w:ins w:id="226" w:author="JMRT R1 revision" w:date="2026-08-09T02:38:00Z" w16du:dateUtc="2026-08-09T06:38:00Z">
        <w:r>
          <w:t xml:space="preserve">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anneal conditions. The loading–unloading–heating test of </w:t>
        </w:r>
        <w:r>
          <w:rPr>
            <w:b/>
            <w:bCs/>
          </w:rPr>
          <w:t>Fig. 3a</w:t>
        </w:r>
        <w:r>
          <w:t xml:space="preserve"> closes the remaining route by which a transformation could hide,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w:t>
        </w:r>
      </w:ins>
      <w:r>
        <w:t xml:space="preserve"> consistently to deformation by dislocation slip rather than stress-induced phase transformation. The shift from sharp, discrete spotty patterns in the undeformed state (</w:t>
      </w:r>
      <w:r>
        <w:rPr>
          <w:b/>
          <w:bCs/>
        </w:rPr>
        <w:t>Fig. 4a</w:t>
      </w:r>
      <w:r>
        <w:t>) to broader, partially arced rings after deformation (</w:t>
      </w:r>
      <w:r>
        <w:rPr>
          <w:b/>
          <w:bCs/>
        </w:rPr>
        <w:t>Fig. 4b</w:t>
      </w:r>
      <w:r>
        <w:t xml:space="preserve">) can be attributed to dislocation activity, which results in peak broadening and/or the formation of tiny sub-grains. In comparison, the </w:t>
      </w:r>
      <w:del w:id="227" w:author="JMRT R1 revision" w:date="2026-08-09T02:38:00Z" w16du:dateUtc="2026-08-09T06:38:00Z">
        <w:r>
          <w:delText>Omori</w:delText>
        </w:r>
      </w:del>
      <w:ins w:id="228" w:author="JMRT R1 revision" w:date="2026-08-09T02:38:00Z" w16du:dateUtc="2026-08-09T06:38:00Z">
        <w:r>
          <w:t>benchmark</w:t>
        </w:r>
      </w:ins>
      <w:r>
        <w:t xml:space="preserve">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w:t>
      </w:r>
      <w:del w:id="229" w:author="JMRT R1 revision" w:date="2026-08-09T02:38:00Z" w16du:dateUtc="2026-08-09T06:38:00Z">
        <w:r>
          <w:delText>Omori</w:delText>
        </w:r>
      </w:del>
      <w:ins w:id="230" w:author="JMRT R1 revision" w:date="2026-08-09T02:38:00Z" w16du:dateUtc="2026-08-09T06:38:00Z">
        <w:r>
          <w:t>benchmark</w:t>
        </w:r>
      </w:ins>
      <w:r>
        <w:t xml:space="preserve"> alloy is also clearly shown in </w:t>
      </w:r>
      <w:r>
        <w:rPr>
          <w:b/>
          <w:bCs/>
        </w:rPr>
        <w:t>Fig. 6b</w:t>
      </w:r>
      <w:r>
        <w:t>.</w:t>
      </w:r>
    </w:p>
    <w:p w14:paraId="21AD3A1C" w14:textId="77777777" w:rsidR="00043995" w:rsidRDefault="003F15EF">
      <w:pPr>
        <w:pStyle w:val="BodyText"/>
        <w:rPr>
          <w:ins w:id="231" w:author="JMRT R1 revision" w:date="2026-08-09T02:38:00Z" w16du:dateUtc="2026-08-09T06:38:00Z"/>
        </w:rPr>
      </w:pPr>
      <w:ins w:id="232" w:author="JMRT R1 revision" w:date="2026-08-09T02:38:00Z" w16du:dateUtc="2026-08-09T06:38:00Z">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retained γ rather than a stress-induced product.</w:t>
        </w:r>
      </w:ins>
    </w:p>
    <w:p w14:paraId="0D9B1B04" w14:textId="77777777" w:rsidR="00043995" w:rsidRDefault="003F15EF">
      <w:pPr>
        <w:pStyle w:val="BodyText"/>
        <w:rPr>
          <w:ins w:id="233" w:author="JMRT R1 revision" w:date="2026-08-09T02:38:00Z" w16du:dateUtc="2026-08-09T06:38:00Z"/>
        </w:rPr>
      </w:pPr>
      <w:ins w:id="234" w:author="JMRT R1 revision" w:date="2026-08-09T02:38:00Z" w16du:dateUtc="2026-08-09T06:38:00Z">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ins>
    </w:p>
    <w:p w14:paraId="12682FF0" w14:textId="77777777" w:rsidR="00043995" w:rsidRDefault="003F15EF">
      <w:pPr>
        <w:pStyle w:val="BodyText"/>
        <w:rPr>
          <w:ins w:id="235" w:author="JMRT R1 revision" w:date="2026-08-09T02:38:00Z" w16du:dateUtc="2026-08-09T06:38:00Z"/>
        </w:rPr>
      </w:pPr>
      <w:ins w:id="236" w:author="JMRT R1 revision" w:date="2026-08-09T02:38:00Z" w16du:dateUtc="2026-08-09T06:38:00Z">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ins>
    </w:p>
    <w:p w14:paraId="4203C89A" w14:textId="77777777" w:rsidR="00043995" w:rsidRDefault="003F15EF">
      <w:pPr>
        <w:pStyle w:val="BodyText"/>
        <w:rPr>
          <w:ins w:id="237" w:author="JMRT R1 revision" w:date="2026-08-09T02:38:00Z" w16du:dateUtc="2026-08-09T06:38:00Z"/>
        </w:rPr>
      </w:pPr>
      <w:ins w:id="238" w:author="JMRT R1 revision" w:date="2026-08-09T02:38:00Z" w16du:dateUtc="2026-08-09T06:38:00Z">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processed identically, shows no corresponding change (</w:t>
        </w:r>
        <w:r>
          <w:rPr>
            <w:b/>
            <w:bCs/>
          </w:rPr>
          <w:t>Fig. 6a</w:t>
        </w:r>
        <w:r>
          <w:t>) and is instead dominated by the γ phase.</w:t>
        </w:r>
      </w:ins>
    </w:p>
    <w:p w14:paraId="2633A18D" w14:textId="77777777" w:rsidR="00043995" w:rsidRDefault="003F15EF">
      <w:pPr>
        <w:pStyle w:val="BodyText"/>
      </w:pPr>
      <w:r>
        <w:t xml:space="preserve">It is worth noting that the </w:t>
      </w:r>
      <w:del w:id="239" w:author="JMRT R1 revision" w:date="2026-08-09T02:38:00Z" w16du:dateUtc="2026-08-09T06:38:00Z">
        <w:r>
          <w:delText xml:space="preserve">AI </w:delText>
        </w:r>
      </w:del>
      <w:ins w:id="240" w:author="JMRT R1 revision" w:date="2026-08-09T02:38:00Z" w16du:dateUtc="2026-08-09T06:38:00Z">
        <w:r>
          <w:t>LLM-</w:t>
        </w:r>
      </w:ins>
      <w:r>
        <w:t xml:space="preserve">alloy after AGG heat treatment showed an X-ray diffraction pattern similar to </w:t>
      </w:r>
      <w:r>
        <w:rPr>
          <w:b/>
          <w:bCs/>
        </w:rPr>
        <w:t>Fig. 4a</w:t>
      </w:r>
      <w:r>
        <w:t>, indicating that the multi-phase microstructure is a stable state of this alloy at 1200 °C.</w:t>
      </w:r>
    </w:p>
    <w:p w14:paraId="44C53F6F" w14:textId="77777777" w:rsidR="0015495A" w:rsidRDefault="003F15EF" w:rsidP="00DC3E07">
      <w:pPr>
        <w:pStyle w:val="CaptionedFigure"/>
        <w:spacing w:line="276" w:lineRule="auto"/>
        <w:rPr>
          <w:del w:id="241" w:author="JMRT R1 revision" w:date="2026-08-09T02:38:00Z" w16du:dateUtc="2026-08-09T06:38:00Z"/>
        </w:rPr>
      </w:pPr>
      <w:del w:id="242" w:author="JMRT R1 revision" w:date="2026-08-09T02:38:00Z" w16du:dateUtc="2026-08-09T06:38:00Z">
        <w:r>
          <w:rPr>
            <w:noProof/>
          </w:rPr>
          <w:drawing>
            <wp:inline distT="0" distB="0" distL="0" distR="0" wp14:anchorId="11078D98" wp14:editId="69CFAD40">
              <wp:extent cx="2426208" cy="2292096"/>
              <wp:effectExtent l="0" t="0" r="0" b="0"/>
              <wp:docPr id="1187929526" name="Picture" descr="Fig. 4. 2D synchrotron X-ray diffraction images of (a) AI alloy annealed at 1200 °C for 1 min, (b) annealed AI alloy after 10% tensile strain, (c) Omori alloy annealed at 1200 °C for 1 min, and (d) annealed Omori alloy after 8% tensile strain."/>
              <wp:cNvGraphicFramePr/>
              <a:graphic xmlns:a="http://schemas.openxmlformats.org/drawingml/2006/main">
                <a:graphicData uri="http://schemas.openxmlformats.org/drawingml/2006/picture">
                  <pic:pic xmlns:pic="http://schemas.openxmlformats.org/drawingml/2006/picture">
                    <pic:nvPicPr>
                      <pic:cNvPr id="30" name="Picture" descr="figures/Figure_4.jpg"/>
                      <pic:cNvPicPr>
                        <a:picLocks noChangeAspect="1" noChangeArrowheads="1"/>
                      </pic:cNvPicPr>
                    </pic:nvPicPr>
                    <pic:blipFill>
                      <a:blip r:embed="rId8"/>
                      <a:stretch>
                        <a:fillRect/>
                      </a:stretch>
                    </pic:blipFill>
                    <pic:spPr bwMode="auto">
                      <a:xfrm>
                        <a:off x="0" y="0"/>
                        <a:ext cx="2426208" cy="2292096"/>
                      </a:xfrm>
                      <a:prstGeom prst="rect">
                        <a:avLst/>
                      </a:prstGeom>
                      <a:noFill/>
                      <a:ln w="9525">
                        <a:noFill/>
                        <a:headEnd/>
                        <a:tailEnd/>
                      </a:ln>
                    </pic:spPr>
                  </pic:pic>
                </a:graphicData>
              </a:graphic>
            </wp:inline>
          </w:drawing>
        </w:r>
      </w:del>
    </w:p>
    <w:p w14:paraId="25C95D64" w14:textId="77777777" w:rsidR="00043995" w:rsidRDefault="003F15EF">
      <w:pPr>
        <w:pStyle w:val="CaptionedFigure"/>
        <w:rPr>
          <w:ins w:id="243" w:author="JMRT R1 revision" w:date="2026-08-09T02:38:00Z" w16du:dateUtc="2026-08-09T06:38:00Z"/>
        </w:rPr>
      </w:pPr>
      <w:ins w:id="244" w:author="JMRT R1 revision" w:date="2026-08-09T02:38:00Z" w16du:dateUtc="2026-08-09T06:38:00Z">
        <w:r>
          <w:rPr>
            <w:noProof/>
          </w:rPr>
          <w:drawing>
            <wp:inline distT="0" distB="0" distL="0" distR="0">
              <wp:extent cx="2426208" cy="2292096"/>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8"/>
                      <a:stretch>
                        <a:fillRect/>
                      </a:stretch>
                    </pic:blipFill>
                    <pic:spPr bwMode="auto">
                      <a:xfrm>
                        <a:off x="0" y="0"/>
                        <a:ext cx="2426208" cy="2292096"/>
                      </a:xfrm>
                      <a:prstGeom prst="rect">
                        <a:avLst/>
                      </a:prstGeom>
                      <a:noFill/>
                      <a:ln w="9525">
                        <a:noFill/>
                        <a:headEnd/>
                        <a:tailEnd/>
                      </a:ln>
                    </pic:spPr>
                  </pic:pic>
                </a:graphicData>
              </a:graphic>
            </wp:inline>
          </w:drawing>
        </w:r>
      </w:ins>
    </w:p>
    <w:p w14:paraId="39107D86" w14:textId="77777777" w:rsidR="00043995" w:rsidRDefault="003F15EF">
      <w:pPr>
        <w:pStyle w:val="ImageCaption"/>
      </w:pPr>
      <w:r>
        <w:rPr>
          <w:b/>
          <w:bCs/>
        </w:rPr>
        <w:t>Fig. 4.</w:t>
      </w:r>
      <w:r>
        <w:t xml:space="preserve"> 2D synchrotron X-ray diffraction images of (a) </w:t>
      </w:r>
      <w:del w:id="245" w:author="JMRT R1 revision" w:date="2026-08-09T02:38:00Z" w16du:dateUtc="2026-08-09T06:38:00Z">
        <w:r>
          <w:delText xml:space="preserve">AI </w:delText>
        </w:r>
      </w:del>
      <w:ins w:id="246" w:author="JMRT R1 revision" w:date="2026-08-09T02:38:00Z" w16du:dateUtc="2026-08-09T06:38:00Z">
        <w:r>
          <w:t>LLM-</w:t>
        </w:r>
      </w:ins>
      <w:r>
        <w:t xml:space="preserve">alloy annealed at 1200 °C for 1 min, (b) annealed </w:t>
      </w:r>
      <w:del w:id="247" w:author="JMRT R1 revision" w:date="2026-08-09T02:38:00Z" w16du:dateUtc="2026-08-09T06:38:00Z">
        <w:r>
          <w:delText xml:space="preserve">AI </w:delText>
        </w:r>
      </w:del>
      <w:ins w:id="248" w:author="JMRT R1 revision" w:date="2026-08-09T02:38:00Z" w16du:dateUtc="2026-08-09T06:38:00Z">
        <w:r>
          <w:t>LLM-</w:t>
        </w:r>
      </w:ins>
      <w:r>
        <w:t xml:space="preserve">alloy after 10% tensile strain, (c) </w:t>
      </w:r>
      <w:del w:id="249" w:author="JMRT R1 revision" w:date="2026-08-09T02:38:00Z" w16du:dateUtc="2026-08-09T06:38:00Z">
        <w:r>
          <w:delText>Omori</w:delText>
        </w:r>
      </w:del>
      <w:ins w:id="250" w:author="JMRT R1 revision" w:date="2026-08-09T02:38:00Z" w16du:dateUtc="2026-08-09T06:38:00Z">
        <w:r>
          <w:t>benchmark</w:t>
        </w:r>
      </w:ins>
      <w:r>
        <w:t xml:space="preserve"> alloy annealed at 1200 °C for 1 min, and (d) annealed </w:t>
      </w:r>
      <w:del w:id="251" w:author="JMRT R1 revision" w:date="2026-08-09T02:38:00Z" w16du:dateUtc="2026-08-09T06:38:00Z">
        <w:r>
          <w:delText>Omori</w:delText>
        </w:r>
      </w:del>
      <w:ins w:id="252" w:author="JMRT R1 revision" w:date="2026-08-09T02:38:00Z" w16du:dateUtc="2026-08-09T06:38:00Z">
        <w:r>
          <w:t>benchmark</w:t>
        </w:r>
      </w:ins>
      <w:r>
        <w:t xml:space="preserve"> alloy after 8% tensile strain.</w:t>
      </w:r>
    </w:p>
    <w:p w14:paraId="7561969E" w14:textId="77777777" w:rsidR="0015495A" w:rsidRDefault="003F15EF" w:rsidP="00DC3E07">
      <w:pPr>
        <w:pStyle w:val="CaptionedFigure"/>
        <w:spacing w:line="276" w:lineRule="auto"/>
        <w:rPr>
          <w:del w:id="253" w:author="JMRT R1 revision" w:date="2026-08-09T02:38:00Z" w16du:dateUtc="2026-08-09T06:38:00Z"/>
        </w:rPr>
      </w:pPr>
      <w:del w:id="254" w:author="JMRT R1 revision" w:date="2026-08-09T02:38:00Z" w16du:dateUtc="2026-08-09T06:38:00Z">
        <w:r>
          <w:rPr>
            <w:noProof/>
          </w:rPr>
          <w:drawing>
            <wp:inline distT="0" distB="0" distL="0" distR="0" wp14:anchorId="5F365075" wp14:editId="41B97B09">
              <wp:extent cx="2895600" cy="2313432"/>
              <wp:effectExtent l="0" t="0" r="0" b="0"/>
              <wp:docPr id="32" name="Picture" descr="Fig. 5. Comparison between synchrotron X-ray diffraction data (lower half) and results of Rietveld refinement (upper half) for the AI alloy heat treated at 1200 °C for 1 minute."/>
              <wp:cNvGraphicFramePr/>
              <a:graphic xmlns:a="http://schemas.openxmlformats.org/drawingml/2006/main">
                <a:graphicData uri="http://schemas.openxmlformats.org/drawingml/2006/picture">
                  <pic:pic xmlns:pic="http://schemas.openxmlformats.org/drawingml/2006/picture">
                    <pic:nvPicPr>
                      <pic:cNvPr id="33" name="Picture" descr="figures/Figure_5.jpg"/>
                      <pic:cNvPicPr>
                        <a:picLocks noChangeAspect="1" noChangeArrowheads="1"/>
                      </pic:cNvPicPr>
                    </pic:nvPicPr>
                    <pic:blipFill>
                      <a:blip r:embed="rId9"/>
                      <a:stretch>
                        <a:fillRect/>
                      </a:stretch>
                    </pic:blipFill>
                    <pic:spPr bwMode="auto">
                      <a:xfrm>
                        <a:off x="0" y="0"/>
                        <a:ext cx="2895600" cy="2313432"/>
                      </a:xfrm>
                      <a:prstGeom prst="rect">
                        <a:avLst/>
                      </a:prstGeom>
                      <a:noFill/>
                      <a:ln w="9525">
                        <a:noFill/>
                        <a:headEnd/>
                        <a:tailEnd/>
                      </a:ln>
                    </pic:spPr>
                  </pic:pic>
                </a:graphicData>
              </a:graphic>
            </wp:inline>
          </w:drawing>
        </w:r>
      </w:del>
    </w:p>
    <w:p w14:paraId="48AC605C" w14:textId="77777777" w:rsidR="00043995" w:rsidRDefault="003F15EF">
      <w:pPr>
        <w:pStyle w:val="CaptionedFigure"/>
        <w:rPr>
          <w:ins w:id="255" w:author="JMRT R1 revision" w:date="2026-08-09T02:38:00Z" w16du:dateUtc="2026-08-09T06:38:00Z"/>
        </w:rPr>
      </w:pPr>
      <w:ins w:id="256" w:author="JMRT R1 revision" w:date="2026-08-09T02:38:00Z" w16du:dateUtc="2026-08-09T06:38:00Z">
        <w:r>
          <w:rPr>
            <w:noProof/>
          </w:rPr>
          <w:drawing>
            <wp:inline distT="0" distB="0" distL="0" distR="0">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10"/>
                      <a:stretch>
                        <a:fillRect/>
                      </a:stretch>
                    </pic:blipFill>
                    <pic:spPr bwMode="auto">
                      <a:xfrm>
                        <a:off x="0" y="0"/>
                        <a:ext cx="2993136" cy="4465320"/>
                      </a:xfrm>
                      <a:prstGeom prst="rect">
                        <a:avLst/>
                      </a:prstGeom>
                      <a:noFill/>
                      <a:ln w="9525">
                        <a:noFill/>
                        <a:headEnd/>
                        <a:tailEnd/>
                      </a:ln>
                    </pic:spPr>
                  </pic:pic>
                </a:graphicData>
              </a:graphic>
            </wp:inline>
          </w:drawing>
        </w:r>
      </w:ins>
    </w:p>
    <w:p w14:paraId="17F98BBB" w14:textId="77777777" w:rsidR="00043995" w:rsidRDefault="003F15EF">
      <w:pPr>
        <w:pStyle w:val="ImageCaption"/>
      </w:pPr>
      <w:r>
        <w:rPr>
          <w:b/>
          <w:bCs/>
        </w:rPr>
        <w:t>Fig. 5.</w:t>
      </w:r>
      <w:r>
        <w:t xml:space="preserve"> </w:t>
      </w:r>
      <w:r>
        <w:t>Comparison between synchrotron X-ray diffraction data (lower half</w:t>
      </w:r>
      <w:ins w:id="257" w:author="JMRT R1 revision" w:date="2026-08-09T02:38:00Z" w16du:dateUtc="2026-08-09T06:38:00Z">
        <w:r>
          <w:t xml:space="preserve"> of each panel</w:t>
        </w:r>
      </w:ins>
      <w:r>
        <w:t>) and results of Rietveld refinement (upper half</w:t>
      </w:r>
      <w:ins w:id="258" w:author="JMRT R1 revision" w:date="2026-08-09T02:38:00Z" w16du:dateUtc="2026-08-09T06:38:00Z">
        <w:r>
          <w:t xml:space="preserve"> of each panel</w:t>
        </w:r>
      </w:ins>
      <w:r>
        <w:t xml:space="preserve">) for the </w:t>
      </w:r>
      <w:del w:id="259" w:author="JMRT R1 revision" w:date="2026-08-09T02:38:00Z" w16du:dateUtc="2026-08-09T06:38:00Z">
        <w:r>
          <w:delText xml:space="preserve">AI </w:delText>
        </w:r>
      </w:del>
      <w:ins w:id="260" w:author="JMRT R1 revision" w:date="2026-08-09T02:38:00Z" w16du:dateUtc="2026-08-09T06:38:00Z">
        <w:r>
          <w:t>LLM-</w:t>
        </w:r>
      </w:ins>
      <w:r>
        <w:t>alloy</w:t>
      </w:r>
      <w:ins w:id="261" w:author="JMRT R1 revision" w:date="2026-08-09T02:38:00Z" w16du:dateUtc="2026-08-09T06:38:00Z">
        <w:r>
          <w:t>: (a)</w:t>
        </w:r>
      </w:ins>
      <w:r>
        <w:t xml:space="preserve"> heat</w:t>
      </w:r>
      <w:ins w:id="262" w:author="JMRT R1 revision" w:date="2026-08-09T02:38:00Z" w16du:dateUtc="2026-08-09T06:38:00Z">
        <w:r>
          <w:t>-</w:t>
        </w:r>
      </w:ins>
      <w:r>
        <w:t>treated at 1200 °C for 1 minute</w:t>
      </w:r>
      <w:del w:id="263" w:author="JMRT R1 revision" w:date="2026-08-09T02:38:00Z" w16du:dateUtc="2026-08-09T06:38:00Z">
        <w:r>
          <w:delText>.</w:delText>
        </w:r>
      </w:del>
      <w:ins w:id="264" w:author="JMRT R1 revision" w:date="2026-08-09T02:38:00Z" w16du:dateUtc="2026-08-09T06:38:00Z">
        <w:r>
          <w:t xml:space="preserve"> (R_wp = 21.4%, R_p = 8.7%), and (b) after unloading from 10% strain (R_wp = 12.5%, R_p = 5.9%). Both refinements used the three-phase model of Sec. 2.5, with lattice parameters fixed at a = 3.6366 Å (γ) and 2.8865 Å (α) in both cases, and 5.7734 Å (a) and 5.7801 Å (b) for D0₃.</w:t>
        </w:r>
      </w:ins>
    </w:p>
    <w:p w14:paraId="04377619" w14:textId="77777777" w:rsidR="0015495A" w:rsidRDefault="003F15EF" w:rsidP="00DC3E07">
      <w:pPr>
        <w:pStyle w:val="CaptionedFigure"/>
        <w:spacing w:line="276" w:lineRule="auto"/>
        <w:rPr>
          <w:del w:id="265" w:author="JMRT R1 revision" w:date="2026-08-09T02:38:00Z" w16du:dateUtc="2026-08-09T06:38:00Z"/>
        </w:rPr>
      </w:pPr>
      <w:del w:id="266" w:author="JMRT R1 revision" w:date="2026-08-09T02:38:00Z" w16du:dateUtc="2026-08-09T06:38:00Z">
        <w:r>
          <w:rPr>
            <w:noProof/>
          </w:rPr>
          <w:drawing>
            <wp:inline distT="0" distB="0" distL="0" distR="0" wp14:anchorId="03B1DCA5" wp14:editId="596A4749">
              <wp:extent cx="2337816" cy="2709672"/>
              <wp:effectExtent l="0" t="0" r="0" b="0"/>
              <wp:docPr id="35" name="Picture" descr="Fig. 6. Azimuthally integrated X-ray diffraction spectra of (a) the AI alloy and (b) the Omori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36" name="Picture" descr="figures/Figure_6.jpg"/>
                      <pic:cNvPicPr>
                        <a:picLocks noChangeAspect="1" noChangeArrowheads="1"/>
                      </pic:cNvPicPr>
                    </pic:nvPicPr>
                    <pic:blipFill>
                      <a:blip r:embed="rId11"/>
                      <a:stretch>
                        <a:fillRect/>
                      </a:stretch>
                    </pic:blipFill>
                    <pic:spPr bwMode="auto">
                      <a:xfrm>
                        <a:off x="0" y="0"/>
                        <a:ext cx="2337816" cy="2709672"/>
                      </a:xfrm>
                      <a:prstGeom prst="rect">
                        <a:avLst/>
                      </a:prstGeom>
                      <a:noFill/>
                      <a:ln w="9525">
                        <a:noFill/>
                        <a:headEnd/>
                        <a:tailEnd/>
                      </a:ln>
                    </pic:spPr>
                  </pic:pic>
                </a:graphicData>
              </a:graphic>
            </wp:inline>
          </w:drawing>
        </w:r>
      </w:del>
    </w:p>
    <w:p w14:paraId="5B724466" w14:textId="77777777" w:rsidR="00043995" w:rsidRDefault="003F15EF">
      <w:pPr>
        <w:pStyle w:val="CaptionedFigure"/>
        <w:rPr>
          <w:ins w:id="267" w:author="JMRT R1 revision" w:date="2026-08-09T02:38:00Z" w16du:dateUtc="2026-08-09T06:38:00Z"/>
        </w:rPr>
      </w:pPr>
      <w:ins w:id="268" w:author="JMRT R1 revision" w:date="2026-08-09T02:38:00Z" w16du:dateUtc="2026-08-09T06:38:00Z">
        <w:r>
          <w:rPr>
            <w:noProof/>
          </w:rPr>
          <w:drawing>
            <wp:inline distT="0" distB="0" distL="0" distR="0">
              <wp:extent cx="2337816" cy="2709672"/>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1"/>
                      <a:stretch>
                        <a:fillRect/>
                      </a:stretch>
                    </pic:blipFill>
                    <pic:spPr bwMode="auto">
                      <a:xfrm>
                        <a:off x="0" y="0"/>
                        <a:ext cx="2337816" cy="2709672"/>
                      </a:xfrm>
                      <a:prstGeom prst="rect">
                        <a:avLst/>
                      </a:prstGeom>
                      <a:noFill/>
                      <a:ln w="9525">
                        <a:noFill/>
                        <a:headEnd/>
                        <a:tailEnd/>
                      </a:ln>
                    </pic:spPr>
                  </pic:pic>
                </a:graphicData>
              </a:graphic>
            </wp:inline>
          </w:drawing>
        </w:r>
      </w:ins>
    </w:p>
    <w:p w14:paraId="49B6D120" w14:textId="77777777" w:rsidR="00043995" w:rsidRDefault="003F15EF">
      <w:pPr>
        <w:pStyle w:val="ImageCaption"/>
      </w:pPr>
      <w:r>
        <w:rPr>
          <w:b/>
          <w:bCs/>
        </w:rPr>
        <w:t>Fig. 6.</w:t>
      </w:r>
      <w:r>
        <w:t xml:space="preserve"> </w:t>
      </w:r>
      <w:r>
        <w:t xml:space="preserve">Azimuthally integrated X-ray diffraction spectra of (a) the </w:t>
      </w:r>
      <w:del w:id="269" w:author="JMRT R1 revision" w:date="2026-08-09T02:38:00Z" w16du:dateUtc="2026-08-09T06:38:00Z">
        <w:r>
          <w:delText xml:space="preserve">AI </w:delText>
        </w:r>
      </w:del>
      <w:ins w:id="270" w:author="JMRT R1 revision" w:date="2026-08-09T02:38:00Z" w16du:dateUtc="2026-08-09T06:38:00Z">
        <w:r>
          <w:t>LLM-</w:t>
        </w:r>
      </w:ins>
      <w:r>
        <w:t xml:space="preserve">alloy and (b) the </w:t>
      </w:r>
      <w:del w:id="271" w:author="JMRT R1 revision" w:date="2026-08-09T02:38:00Z" w16du:dateUtc="2026-08-09T06:38:00Z">
        <w:r>
          <w:delText>Omori</w:delText>
        </w:r>
      </w:del>
      <w:ins w:id="272" w:author="JMRT R1 revision" w:date="2026-08-09T02:38:00Z" w16du:dateUtc="2026-08-09T06:38:00Z">
        <w:r>
          <w:t>benchmark</w:t>
        </w:r>
      </w:ins>
      <w:r>
        <w:t xml:space="preserve"> alloy before and after deformation. Samples were heat treated at 1200 °C for 1 minute before deformation.</w:t>
      </w:r>
    </w:p>
    <w:p w14:paraId="05818AD3" w14:textId="77777777" w:rsidR="00043995" w:rsidRDefault="003F15EF">
      <w:pPr>
        <w:pStyle w:val="Heading2"/>
        <w:rPr>
          <w:ins w:id="273" w:author="JMRT R1 revision" w:date="2026-08-09T02:38:00Z" w16du:dateUtc="2026-08-09T06:38:00Z"/>
        </w:rPr>
      </w:pPr>
      <w:bookmarkStart w:id="274" w:name="equilibrium-phase-stability"/>
      <w:bookmarkEnd w:id="212"/>
      <w:ins w:id="275" w:author="JMRT R1 revision" w:date="2026-08-09T02:38:00Z" w16du:dateUtc="2026-08-09T06:38:00Z">
        <w:r>
          <w:t>3.4 Equilibrium phase stability</w:t>
        </w:r>
      </w:ins>
    </w:p>
    <w:p w14:paraId="55B77E18" w14:textId="77777777" w:rsidR="00043995" w:rsidRDefault="003F15EF">
      <w:pPr>
        <w:pStyle w:val="FirstParagraph"/>
        <w:rPr>
          <w:ins w:id="276" w:author="JMRT R1 revision" w:date="2026-08-09T02:38:00Z" w16du:dateUtc="2026-08-09T06:38:00Z"/>
        </w:rPr>
      </w:pPr>
      <w:ins w:id="277" w:author="JMRT R1 revision" w:date="2026-08-09T02:38:00Z" w16du:dateUtc="2026-08-09T06:38:00Z">
        <w:r>
          <w:rPr>
            <w:b/>
            <w:bCs/>
          </w:rPr>
          <w:t>Fig. 7</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because all three databases agree on it, it is reported numerically in </w:t>
        </w:r>
        <w:r>
          <w:rPr>
            <w:b/>
            <w:bCs/>
          </w:rPr>
          <w:t>Table 3</w:t>
        </w:r>
        <w:r>
          <w:t xml:space="preserve"> rather than plotted.</w:t>
        </w:r>
      </w:ins>
    </w:p>
    <w:p w14:paraId="7B6D3675" w14:textId="77777777" w:rsidR="00043995" w:rsidRDefault="003F15EF">
      <w:pPr>
        <w:pStyle w:val="BodyText"/>
        <w:rPr>
          <w:ins w:id="278" w:author="JMRT R1 revision" w:date="2026-08-09T02:38:00Z" w16du:dateUtc="2026-08-09T06:38:00Z"/>
        </w:rPr>
      </w:pPr>
      <w:ins w:id="279" w:author="JMRT R1 revision" w:date="2026-08-09T02:38:00Z" w16du:dateUtc="2026-08-09T06:38:00Z">
        <w:r>
          <w:t>The benchmark alloy (</w:t>
        </w:r>
        <w:r>
          <w:rPr>
            <w:b/>
            <w:bCs/>
          </w:rPr>
          <w:t>Fig. 7a</w:t>
        </w:r>
        <w:r>
          <w:t>) reproduces the phase sequence its processing route assumes. A single-phase disordered bcc α field opens at ≈1140 °C and extends to the top of the calculated range, so the 1200 °C solution treatment of Sec. 2.2 lies inside it. On cooling below ≈1090 °C the bcc orders: between ≈700 and 1000 °C the calculated bcc is fully B2-ordered and accounts for 19–21% of the alloy, the balance being γ. The equilibrium state below ≈1090 °C is thus B2 + γ, and not the coherent B2-in-α nanostructure on which the benchmark’</w:t>
        </w:r>
        <w:r>
          <w:t>s super-elasticity actually rests; that nanostructure is a kinetically arrested approach to this equilibrium, obtained by quenching the single-phase α and ageing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w:t>
        </w:r>
        <w:r>
          <w:t>e; the calculation is a control, and it recovers the ≈20% ordered bcc that is observed directly in</w:t>
        </w:r>
        <w:r>
          <w:t xml:space="preserve"> </w:t>
        </w:r>
        <w:r>
          <w:rPr>
            <w:b/>
            <w:bCs/>
          </w:rPr>
          <w:t>Fig. 4c</w:t>
        </w:r>
        <w:r>
          <w:t>.</w:t>
        </w:r>
      </w:ins>
    </w:p>
    <w:p w14:paraId="27CF1B3E" w14:textId="77777777" w:rsidR="00043995" w:rsidRDefault="003F15EF">
      <w:pPr>
        <w:pStyle w:val="BodyText"/>
        <w:rPr>
          <w:ins w:id="280" w:author="JMRT R1 revision" w:date="2026-08-09T02:38:00Z" w16du:dateUtc="2026-08-09T06:38:00Z"/>
        </w:rPr>
      </w:pPr>
      <w:ins w:id="281" w:author="JMRT R1 revision" w:date="2026-08-09T02:38:00Z" w16du:dateUtc="2026-08-09T06:38:00Z">
        <w:r>
          <w:t>The LLM-alloy behaves differently in every respect that matters (</w:t>
        </w:r>
        <w:r>
          <w:rPr>
            <w:b/>
            <w:bCs/>
          </w:rPr>
          <w:t>Fig. 7b</w:t>
        </w:r>
        <w:r>
          <w:t>). At 1200 °C it is not single-phase but a duplex mixture of 71.1% α and 28.9% γ. Its single-phase α field does not open until ≈1340 °C — some 140 °C above the 1200 °C ceiling imposed by oxidation and furnace contamination (Sec. 2.2). The margin is in fact larger than that ceiling alone implies: mc_fe, the only database here carrying all six elements plus P, places the onset of incipient melting in this alloy at ≈1240 °C, so the single-phase α field would be unreachable even if oxidation were not the limiti</w:t>
        </w:r>
        <w:r>
          <w:t>ng factor. The databases do not agree on the solidus — mpea-02b returns no liquid at all below 1400 °C — but they agree on what matters here, which is that the temperature at which this composition becomes single-phase α lies outside the window in which it can be annealed. Between ≈850 and ≈1050 °C the alloy is calculated to be fully austenitic. Ordered bcc appears only below ≈850 °C, reaches at most ≈11% at 400 °C, and forms within a γ matrix rather than an α one. There is thus no temperature at which this</w:t>
        </w:r>
        <w:r>
          <w:t xml:space="preserve"> composition can be solution-treated to single-phase α and subsequently aged into coherent ordered precipitates within that α — the sequence on which the benchmark relies.</w:t>
        </w:r>
      </w:ins>
    </w:p>
    <w:p w14:paraId="4F54F35D" w14:textId="77777777" w:rsidR="00043995" w:rsidRDefault="003F15EF">
      <w:pPr>
        <w:pStyle w:val="BodyText"/>
        <w:rPr>
          <w:ins w:id="282" w:author="JMRT R1 revision" w:date="2026-08-09T02:38:00Z" w16du:dateUtc="2026-08-09T06:38:00Z"/>
        </w:rPr>
      </w:pPr>
      <w:ins w:id="283" w:author="JMRT R1 revision" w:date="2026-08-09T02:38:00Z" w16du:dateUtc="2026-08-09T06:38:00Z">
        <w:r>
          <w:t>Removing carbon and holding every other element fixed restores the missing field, and does so in every database. The single-phase α window opens at ≈1150 °C instead of ≈1340 °C in mpea-02b and at ≈1160 °C instead of ≈1390 °C in PrecHiMn-04, while mc_fe — which returns no single-phase α at all for the carbon-bearing composition below 1400 °C — places it at ≈1130 °C. The 1200 °C solution treatment therefore lands inside the single-phase field once carbon is removed, and the alloy reaches 100% α exactly as the</w:t>
        </w:r>
        <w:r>
          <w:t xml:space="preserve"> benchmark does, in all three databases and despite their covering different element sets (</w:t>
        </w:r>
        <w:r>
          <w:rPr>
            <w:b/>
            <w:bCs/>
          </w:rPr>
          <w:t>Table 3</w:t>
        </w:r>
        <w:r>
          <w:t>).</w:t>
        </w:r>
      </w:ins>
    </w:p>
    <w:p w14:paraId="09090876" w14:textId="77777777" w:rsidR="00043995" w:rsidRDefault="003F15EF">
      <w:pPr>
        <w:pStyle w:val="BodyText"/>
        <w:rPr>
          <w:ins w:id="284" w:author="JMRT R1 revision" w:date="2026-08-09T02:38:00Z" w16du:dateUtc="2026-08-09T06:38:00Z"/>
        </w:rPr>
      </w:pPr>
      <w:ins w:id="285" w:author="JMRT R1 revision" w:date="2026-08-09T02:38:00Z" w16du:dateUtc="2026-08-09T06:38:00Z">
        <w:r>
          <w:rPr>
            <w:b/>
            <w:bCs/>
          </w:rPr>
          <w:t>Table 3.</w:t>
        </w:r>
        <w:r>
          <w:t xml:space="preserve"> Calculated equilibrium phase fractions (mol%) at 1200 °C, the solution-treatment temperature. The benchmark alloy cannot be evaluated in PrecHiMn-04, which contains no Ni.</w:t>
        </w:r>
      </w:ins>
    </w:p>
    <w:tbl>
      <w:tblPr>
        <w:tblStyle w:val="Table"/>
        <w:tblW w:w="0" w:type="auto"/>
        <w:tblLook w:val="0020" w:firstRow="1" w:lastRow="0" w:firstColumn="0" w:lastColumn="0" w:noHBand="0" w:noVBand="0"/>
      </w:tblPr>
      <w:tblGrid>
        <w:gridCol w:w="2466"/>
        <w:gridCol w:w="1690"/>
        <w:gridCol w:w="1690"/>
        <w:gridCol w:w="1690"/>
      </w:tblGrid>
      <w:tr w:rsidR="00043995" w14:paraId="7C2B5C53" w14:textId="77777777" w:rsidTr="00043995">
        <w:trPr>
          <w:cnfStyle w:val="100000000000" w:firstRow="1" w:lastRow="0" w:firstColumn="0" w:lastColumn="0" w:oddVBand="0" w:evenVBand="0" w:oddHBand="0" w:evenHBand="0" w:firstRowFirstColumn="0" w:firstRowLastColumn="0" w:lastRowFirstColumn="0" w:lastRowLastColumn="0"/>
          <w:tblHeader/>
          <w:ins w:id="286" w:author="JMRT R1 revision" w:date="2026-08-09T02:38:00Z" w16du:dateUtc="2026-08-09T06:38:00Z"/>
        </w:trPr>
        <w:tc>
          <w:tcPr>
            <w:tcW w:w="0" w:type="auto"/>
          </w:tcPr>
          <w:p w14:paraId="3A9649E5" w14:textId="77777777" w:rsidR="00043995" w:rsidRDefault="003F15EF">
            <w:pPr>
              <w:pStyle w:val="Compact"/>
              <w:rPr>
                <w:ins w:id="287" w:author="JMRT R1 revision" w:date="2026-08-09T02:38:00Z" w16du:dateUtc="2026-08-09T06:38:00Z"/>
              </w:rPr>
            </w:pPr>
            <w:ins w:id="288" w:author="JMRT R1 revision" w:date="2026-08-09T02:38:00Z" w16du:dateUtc="2026-08-09T06:38:00Z">
              <w:r>
                <w:t>Alloy</w:t>
              </w:r>
            </w:ins>
          </w:p>
        </w:tc>
        <w:tc>
          <w:tcPr>
            <w:tcW w:w="0" w:type="auto"/>
          </w:tcPr>
          <w:p w14:paraId="329DA46B" w14:textId="77777777" w:rsidR="00043995" w:rsidRDefault="003F15EF">
            <w:pPr>
              <w:pStyle w:val="Compact"/>
              <w:rPr>
                <w:ins w:id="289" w:author="JMRT R1 revision" w:date="2026-08-09T02:38:00Z" w16du:dateUtc="2026-08-09T06:38:00Z"/>
              </w:rPr>
            </w:pPr>
            <w:ins w:id="290" w:author="JMRT R1 revision" w:date="2026-08-09T02:38:00Z" w16du:dateUtc="2026-08-09T06:38:00Z">
              <w:r>
                <w:t>mpea-02b</w:t>
              </w:r>
            </w:ins>
          </w:p>
        </w:tc>
        <w:tc>
          <w:tcPr>
            <w:tcW w:w="0" w:type="auto"/>
          </w:tcPr>
          <w:p w14:paraId="64B9689F" w14:textId="77777777" w:rsidR="00043995" w:rsidRDefault="003F15EF">
            <w:pPr>
              <w:pStyle w:val="Compact"/>
              <w:rPr>
                <w:ins w:id="291" w:author="JMRT R1 revision" w:date="2026-08-09T02:38:00Z" w16du:dateUtc="2026-08-09T06:38:00Z"/>
              </w:rPr>
            </w:pPr>
            <w:ins w:id="292" w:author="JMRT R1 revision" w:date="2026-08-09T02:38:00Z" w16du:dateUtc="2026-08-09T06:38:00Z">
              <w:r>
                <w:t>PrecHiMn-04</w:t>
              </w:r>
            </w:ins>
          </w:p>
        </w:tc>
        <w:tc>
          <w:tcPr>
            <w:tcW w:w="0" w:type="auto"/>
          </w:tcPr>
          <w:p w14:paraId="37EF8E1A" w14:textId="77777777" w:rsidR="00043995" w:rsidRDefault="003F15EF">
            <w:pPr>
              <w:pStyle w:val="Compact"/>
              <w:rPr>
                <w:ins w:id="293" w:author="JMRT R1 revision" w:date="2026-08-09T02:38:00Z" w16du:dateUtc="2026-08-09T06:38:00Z"/>
              </w:rPr>
            </w:pPr>
            <w:ins w:id="294" w:author="JMRT R1 revision" w:date="2026-08-09T02:38:00Z" w16du:dateUtc="2026-08-09T06:38:00Z">
              <w:r>
                <w:t>mc_fe v2.059</w:t>
              </w:r>
            </w:ins>
          </w:p>
        </w:tc>
      </w:tr>
      <w:tr w:rsidR="00043995" w14:paraId="3A4616CB" w14:textId="77777777">
        <w:trPr>
          <w:ins w:id="295" w:author="JMRT R1 revision" w:date="2026-08-09T02:38:00Z" w16du:dateUtc="2026-08-09T06:38:00Z"/>
        </w:trPr>
        <w:tc>
          <w:tcPr>
            <w:tcW w:w="0" w:type="auto"/>
          </w:tcPr>
          <w:p w14:paraId="2681D709" w14:textId="77777777" w:rsidR="00043995" w:rsidRDefault="003F15EF">
            <w:pPr>
              <w:pStyle w:val="Compact"/>
              <w:rPr>
                <w:ins w:id="296" w:author="JMRT R1 revision" w:date="2026-08-09T02:38:00Z" w16du:dateUtc="2026-08-09T06:38:00Z"/>
              </w:rPr>
            </w:pPr>
            <w:ins w:id="297" w:author="JMRT R1 revision" w:date="2026-08-09T02:38:00Z" w16du:dateUtc="2026-08-09T06:38:00Z">
              <w:r>
                <w:t>benchmark alloy</w:t>
              </w:r>
            </w:ins>
          </w:p>
        </w:tc>
        <w:tc>
          <w:tcPr>
            <w:tcW w:w="0" w:type="auto"/>
          </w:tcPr>
          <w:p w14:paraId="5E2349E9" w14:textId="77777777" w:rsidR="00043995" w:rsidRDefault="003F15EF">
            <w:pPr>
              <w:pStyle w:val="Compact"/>
              <w:rPr>
                <w:ins w:id="298" w:author="JMRT R1 revision" w:date="2026-08-09T02:38:00Z" w16du:dateUtc="2026-08-09T06:38:00Z"/>
              </w:rPr>
            </w:pPr>
            <w:ins w:id="299" w:author="JMRT R1 revision" w:date="2026-08-09T02:38:00Z" w16du:dateUtc="2026-08-09T06:38:00Z">
              <w:r>
                <w:t>100 α</w:t>
              </w:r>
            </w:ins>
          </w:p>
        </w:tc>
        <w:tc>
          <w:tcPr>
            <w:tcW w:w="0" w:type="auto"/>
          </w:tcPr>
          <w:p w14:paraId="0AD76117" w14:textId="77777777" w:rsidR="00043995" w:rsidRDefault="003F15EF">
            <w:pPr>
              <w:pStyle w:val="Compact"/>
              <w:rPr>
                <w:ins w:id="300" w:author="JMRT R1 revision" w:date="2026-08-09T02:38:00Z" w16du:dateUtc="2026-08-09T06:38:00Z"/>
              </w:rPr>
            </w:pPr>
            <w:ins w:id="301" w:author="JMRT R1 revision" w:date="2026-08-09T02:38:00Z" w16du:dateUtc="2026-08-09T06:38:00Z">
              <w:r>
                <w:t>–</w:t>
              </w:r>
            </w:ins>
          </w:p>
        </w:tc>
        <w:tc>
          <w:tcPr>
            <w:tcW w:w="0" w:type="auto"/>
          </w:tcPr>
          <w:p w14:paraId="03B462FC" w14:textId="77777777" w:rsidR="00043995" w:rsidRDefault="003F15EF">
            <w:pPr>
              <w:pStyle w:val="Compact"/>
              <w:rPr>
                <w:ins w:id="302" w:author="JMRT R1 revision" w:date="2026-08-09T02:38:00Z" w16du:dateUtc="2026-08-09T06:38:00Z"/>
              </w:rPr>
            </w:pPr>
            <w:ins w:id="303" w:author="JMRT R1 revision" w:date="2026-08-09T02:38:00Z" w16du:dateUtc="2026-08-09T06:38:00Z">
              <w:r>
                <w:t>100 α</w:t>
              </w:r>
            </w:ins>
          </w:p>
        </w:tc>
      </w:tr>
      <w:tr w:rsidR="00043995" w14:paraId="23903F5B" w14:textId="77777777">
        <w:trPr>
          <w:ins w:id="304" w:author="JMRT R1 revision" w:date="2026-08-09T02:38:00Z" w16du:dateUtc="2026-08-09T06:38:00Z"/>
        </w:trPr>
        <w:tc>
          <w:tcPr>
            <w:tcW w:w="0" w:type="auto"/>
          </w:tcPr>
          <w:p w14:paraId="2DE53AE5" w14:textId="77777777" w:rsidR="00043995" w:rsidRDefault="003F15EF">
            <w:pPr>
              <w:pStyle w:val="Compact"/>
              <w:rPr>
                <w:ins w:id="305" w:author="JMRT R1 revision" w:date="2026-08-09T02:38:00Z" w16du:dateUtc="2026-08-09T06:38:00Z"/>
              </w:rPr>
            </w:pPr>
            <w:ins w:id="306" w:author="JMRT R1 revision" w:date="2026-08-09T02:38:00Z" w16du:dateUtc="2026-08-09T06:38:00Z">
              <w:r>
                <w:t>LLM-alloy</w:t>
              </w:r>
            </w:ins>
          </w:p>
        </w:tc>
        <w:tc>
          <w:tcPr>
            <w:tcW w:w="0" w:type="auto"/>
          </w:tcPr>
          <w:p w14:paraId="4E11322A" w14:textId="77777777" w:rsidR="00043995" w:rsidRDefault="003F15EF">
            <w:pPr>
              <w:pStyle w:val="Compact"/>
              <w:rPr>
                <w:ins w:id="307" w:author="JMRT R1 revision" w:date="2026-08-09T02:38:00Z" w16du:dateUtc="2026-08-09T06:38:00Z"/>
              </w:rPr>
            </w:pPr>
            <w:ins w:id="308" w:author="JMRT R1 revision" w:date="2026-08-09T02:38:00Z" w16du:dateUtc="2026-08-09T06:38:00Z">
              <w:r>
                <w:t>71.1 α + 28.9 γ</w:t>
              </w:r>
            </w:ins>
          </w:p>
        </w:tc>
        <w:tc>
          <w:tcPr>
            <w:tcW w:w="0" w:type="auto"/>
          </w:tcPr>
          <w:p w14:paraId="04BE6056" w14:textId="77777777" w:rsidR="00043995" w:rsidRDefault="003F15EF">
            <w:pPr>
              <w:pStyle w:val="Compact"/>
              <w:rPr>
                <w:ins w:id="309" w:author="JMRT R1 revision" w:date="2026-08-09T02:38:00Z" w16du:dateUtc="2026-08-09T06:38:00Z"/>
              </w:rPr>
            </w:pPr>
            <w:ins w:id="310" w:author="JMRT R1 revision" w:date="2026-08-09T02:38:00Z" w16du:dateUtc="2026-08-09T06:38:00Z">
              <w:r>
                <w:t>64.5 α + 35.5 γ</w:t>
              </w:r>
            </w:ins>
          </w:p>
        </w:tc>
        <w:tc>
          <w:tcPr>
            <w:tcW w:w="0" w:type="auto"/>
          </w:tcPr>
          <w:p w14:paraId="16826603" w14:textId="77777777" w:rsidR="00043995" w:rsidRDefault="003F15EF">
            <w:pPr>
              <w:pStyle w:val="Compact"/>
              <w:rPr>
                <w:ins w:id="311" w:author="JMRT R1 revision" w:date="2026-08-09T02:38:00Z" w16du:dateUtc="2026-08-09T06:38:00Z"/>
              </w:rPr>
            </w:pPr>
            <w:ins w:id="312" w:author="JMRT R1 revision" w:date="2026-08-09T02:38:00Z" w16du:dateUtc="2026-08-09T06:38:00Z">
              <w:r>
                <w:t>61.9 α + 38.1 γ</w:t>
              </w:r>
            </w:ins>
          </w:p>
        </w:tc>
      </w:tr>
      <w:tr w:rsidR="00043995" w14:paraId="63D127A9" w14:textId="77777777">
        <w:trPr>
          <w:ins w:id="313" w:author="JMRT R1 revision" w:date="2026-08-09T02:38:00Z" w16du:dateUtc="2026-08-09T06:38:00Z"/>
        </w:trPr>
        <w:tc>
          <w:tcPr>
            <w:tcW w:w="0" w:type="auto"/>
          </w:tcPr>
          <w:p w14:paraId="6FDB5DB9" w14:textId="77777777" w:rsidR="00043995" w:rsidRDefault="003F15EF">
            <w:pPr>
              <w:pStyle w:val="Compact"/>
              <w:rPr>
                <w:ins w:id="314" w:author="JMRT R1 revision" w:date="2026-08-09T02:38:00Z" w16du:dateUtc="2026-08-09T06:38:00Z"/>
              </w:rPr>
            </w:pPr>
            <w:ins w:id="315" w:author="JMRT R1 revision" w:date="2026-08-09T02:38:00Z" w16du:dateUtc="2026-08-09T06:38:00Z">
              <w:r>
                <w:t>LLM-alloy, C removed</w:t>
              </w:r>
            </w:ins>
          </w:p>
        </w:tc>
        <w:tc>
          <w:tcPr>
            <w:tcW w:w="0" w:type="auto"/>
          </w:tcPr>
          <w:p w14:paraId="4DA76FFA" w14:textId="77777777" w:rsidR="00043995" w:rsidRDefault="003F15EF">
            <w:pPr>
              <w:pStyle w:val="Compact"/>
              <w:rPr>
                <w:ins w:id="316" w:author="JMRT R1 revision" w:date="2026-08-09T02:38:00Z" w16du:dateUtc="2026-08-09T06:38:00Z"/>
              </w:rPr>
            </w:pPr>
            <w:ins w:id="317" w:author="JMRT R1 revision" w:date="2026-08-09T02:38:00Z" w16du:dateUtc="2026-08-09T06:38:00Z">
              <w:r>
                <w:t>100 α</w:t>
              </w:r>
            </w:ins>
          </w:p>
        </w:tc>
        <w:tc>
          <w:tcPr>
            <w:tcW w:w="0" w:type="auto"/>
          </w:tcPr>
          <w:p w14:paraId="2B7FA7B5" w14:textId="77777777" w:rsidR="00043995" w:rsidRDefault="003F15EF">
            <w:pPr>
              <w:pStyle w:val="Compact"/>
              <w:rPr>
                <w:ins w:id="318" w:author="JMRT R1 revision" w:date="2026-08-09T02:38:00Z" w16du:dateUtc="2026-08-09T06:38:00Z"/>
              </w:rPr>
            </w:pPr>
            <w:ins w:id="319" w:author="JMRT R1 revision" w:date="2026-08-09T02:38:00Z" w16du:dateUtc="2026-08-09T06:38:00Z">
              <w:r>
                <w:t>100 α</w:t>
              </w:r>
            </w:ins>
          </w:p>
        </w:tc>
        <w:tc>
          <w:tcPr>
            <w:tcW w:w="0" w:type="auto"/>
          </w:tcPr>
          <w:p w14:paraId="5B519515" w14:textId="77777777" w:rsidR="00043995" w:rsidRDefault="003F15EF">
            <w:pPr>
              <w:pStyle w:val="Compact"/>
              <w:rPr>
                <w:ins w:id="320" w:author="JMRT R1 revision" w:date="2026-08-09T02:38:00Z" w16du:dateUtc="2026-08-09T06:38:00Z"/>
              </w:rPr>
            </w:pPr>
            <w:ins w:id="321" w:author="JMRT R1 revision" w:date="2026-08-09T02:38:00Z" w16du:dateUtc="2026-08-09T06:38:00Z">
              <w:r>
                <w:t>100 α</w:t>
              </w:r>
            </w:ins>
          </w:p>
        </w:tc>
      </w:tr>
    </w:tbl>
    <w:p w14:paraId="69EB60D9" w14:textId="77777777" w:rsidR="00043995" w:rsidRDefault="003F15EF">
      <w:pPr>
        <w:pStyle w:val="BodyText"/>
        <w:rPr>
          <w:ins w:id="322" w:author="JMRT R1 revision" w:date="2026-08-09T02:38:00Z" w16du:dateUtc="2026-08-09T06:38:00Z"/>
        </w:rPr>
      </w:pPr>
      <w:ins w:id="323" w:author="JMRT R1 revision" w:date="2026-08-09T02:38:00Z" w16du:dateUtc="2026-08-09T06:38:00Z">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With carbon at its measured 0.45 at%, the α solvus does not move at all: it sits at 1340 °C at every nickel content from 4.2 to 7.8 at%, unchanged to within the 10 °C step of the calculation.</w:t>
        </w:r>
        <w:r>
          <w:t xml:space="preserve"> With carbon removed, the solvus lies between 1150 and 1190 °C over the same nickel range and the alloy is 100% α at 1200 °C at every point in it. Carbon moves the solvus by ≈190 °C; nickel moves it by ≈0 °C when carbon is present, and by ≈40 °C when it is not — upward, in the unhelpful direction.</w:t>
        </w:r>
      </w:ins>
    </w:p>
    <w:p w14:paraId="05EF589A" w14:textId="77777777" w:rsidR="00043995" w:rsidRDefault="003F15EF">
      <w:pPr>
        <w:pStyle w:val="BodyText"/>
        <w:rPr>
          <w:ins w:id="324" w:author="JMRT R1 revision" w:date="2026-08-09T02:38:00Z" w16du:dateUtc="2026-08-09T06:38:00Z"/>
        </w:rPr>
      </w:pPr>
      <w:ins w:id="325" w:author="JMRT R1 revision" w:date="2026-08-09T02:38:00Z" w16du:dateUtc="2026-08-09T06:38:00Z">
        <w:r>
          <w:t>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several hundred degrees below the corresponding solidus, and 1200 °C again lies inside a fu</w:t>
        </w:r>
        <w:r>
          <w:t>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ins>
    </w:p>
    <w:p w14:paraId="4A26B169" w14:textId="77777777" w:rsidR="00043995" w:rsidRDefault="003F15EF">
      <w:pPr>
        <w:pStyle w:val="BodyText"/>
        <w:rPr>
          <w:ins w:id="326" w:author="JMRT R1 revision" w:date="2026-08-09T02:38:00Z" w16du:dateUtc="2026-08-09T06:38:00Z"/>
        </w:rPr>
      </w:pPr>
      <w:ins w:id="327" w:author="JMRT R1 revision" w:date="2026-08-09T02:38:00Z" w16du:dateUtc="2026-08-09T06:38:00Z">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7b</w:t>
        </w:r>
        <w:r>
          <w:t>, which is the internal check that it is consistent with the primary calculation.</w:t>
        </w:r>
      </w:ins>
    </w:p>
    <w:p w14:paraId="4970DC17" w14:textId="77777777" w:rsidR="00043995" w:rsidRDefault="003F15EF">
      <w:pPr>
        <w:pStyle w:val="BodyText"/>
        <w:rPr>
          <w:ins w:id="328" w:author="JMRT R1 revision" w:date="2026-08-09T02:38:00Z" w16du:dateUtc="2026-08-09T06:38:00Z"/>
        </w:rPr>
      </w:pPr>
      <w:ins w:id="329" w:author="JMRT R1 revision" w:date="2026-08-09T02:38:00Z" w16du:dateUtc="2026-08-09T06:38:00Z">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ins>
    </w:p>
    <w:p w14:paraId="09B83B1F" w14:textId="77777777" w:rsidR="00043995" w:rsidRDefault="003F15EF">
      <w:pPr>
        <w:pStyle w:val="CaptionedFigure"/>
        <w:rPr>
          <w:ins w:id="330" w:author="JMRT R1 revision" w:date="2026-08-09T02:38:00Z" w16du:dateUtc="2026-08-09T06:38:00Z"/>
        </w:rPr>
      </w:pPr>
      <w:ins w:id="331" w:author="JMRT R1 revision" w:date="2026-08-09T02:38:00Z" w16du:dateUtc="2026-08-09T06:38:00Z">
        <w:r>
          <w:rPr>
            <w:noProof/>
          </w:rPr>
          <w:drawing>
            <wp:inline distT="0" distB="0" distL="0" distR="0">
              <wp:extent cx="5943600" cy="2724150"/>
              <wp:effectExtent l="0" t="0" r="0" b="0"/>
              <wp:docPr id="50" name="Picture" descr="Fig. 7. 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The carbon-free control composition is reported in Table 3."/>
              <wp:cNvGraphicFramePr/>
              <a:graphic xmlns:a="http://schemas.openxmlformats.org/drawingml/2006/main">
                <a:graphicData uri="http://schemas.openxmlformats.org/drawingml/2006/picture">
                  <pic:pic xmlns:pic="http://schemas.openxmlformats.org/drawingml/2006/picture">
                    <pic:nvPicPr>
                      <pic:cNvPr id="51" name="Picture" descr="figures/Figure_7.png"/>
                      <pic:cNvPicPr>
                        <a:picLocks noChangeAspect="1" noChangeArrowheads="1"/>
                      </pic:cNvPicPr>
                    </pic:nvPicPr>
                    <pic:blipFill>
                      <a:blip r:embed="rId12"/>
                      <a:stretch>
                        <a:fillRect/>
                      </a:stretch>
                    </pic:blipFill>
                    <pic:spPr bwMode="auto">
                      <a:xfrm>
                        <a:off x="0" y="0"/>
                        <a:ext cx="5943600" cy="2724150"/>
                      </a:xfrm>
                      <a:prstGeom prst="rect">
                        <a:avLst/>
                      </a:prstGeom>
                      <a:noFill/>
                      <a:ln w="9525">
                        <a:noFill/>
                        <a:headEnd/>
                        <a:tailEnd/>
                      </a:ln>
                    </pic:spPr>
                  </pic:pic>
                </a:graphicData>
              </a:graphic>
            </wp:inline>
          </w:drawing>
        </w:r>
      </w:ins>
    </w:p>
    <w:p w14:paraId="7BC0C2CA" w14:textId="77777777" w:rsidR="00043995" w:rsidRDefault="003F15EF">
      <w:pPr>
        <w:pStyle w:val="ImageCaption"/>
        <w:rPr>
          <w:ins w:id="332" w:author="JMRT R1 revision" w:date="2026-08-09T02:38:00Z" w16du:dateUtc="2026-08-09T06:38:00Z"/>
        </w:rPr>
      </w:pPr>
      <w:ins w:id="333" w:author="JMRT R1 revision" w:date="2026-08-09T02:38:00Z" w16du:dateUtc="2026-08-09T06:38:00Z">
        <w:r>
          <w:rPr>
            <w:b/>
            <w:bCs/>
          </w:rPr>
          <w:t>Fig. 7.</w:t>
        </w:r>
        <w:r>
          <w:t xml:space="preserve"> </w:t>
        </w:r>
        <w:r>
          <w:t>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w:t>
        </w:r>
        <w:r>
          <w:t>e because B2 is an ordered partition of that phase rather than a separate one. The dashed line marks the 1200 °C solution-treatment temperature. The carbon-free control composition is reported in Table 3.</w:t>
        </w:r>
      </w:ins>
    </w:p>
    <w:p w14:paraId="2CFDB7DE" w14:textId="77777777" w:rsidR="00043995" w:rsidRDefault="003F15EF">
      <w:r>
        <w:pict>
          <v:rect id="_x0000_i1029" style="width:0;height:1.5pt" o:hralign="center" o:hrstd="t" o:hr="t"/>
        </w:pict>
      </w:r>
    </w:p>
    <w:p w14:paraId="1C839C7D" w14:textId="77777777" w:rsidR="00043995" w:rsidRDefault="003F15EF">
      <w:pPr>
        <w:pStyle w:val="Heading1"/>
      </w:pPr>
      <w:bookmarkStart w:id="334" w:name="discussion"/>
      <w:bookmarkEnd w:id="140"/>
      <w:bookmarkEnd w:id="274"/>
      <w:r>
        <w:t>4. Discussion</w:t>
      </w:r>
    </w:p>
    <w:p w14:paraId="00171CEA" w14:textId="77777777" w:rsidR="00043995" w:rsidRDefault="003F15EF">
      <w:pPr>
        <w:pStyle w:val="Heading2"/>
      </w:pPr>
      <w:bookmarkStart w:id="335" w:name="X58357b202da789a88ec9478e0111cd3c94b5213"/>
      <w:r>
        <w:t>4.1 Origin of the absence of stress-induced phase transformation</w:t>
      </w:r>
    </w:p>
    <w:p w14:paraId="11BCE4A6" w14:textId="77777777" w:rsidR="00043995" w:rsidRDefault="003F15EF">
      <w:pPr>
        <w:pStyle w:val="FirstParagraph"/>
      </w:pPr>
      <w:r>
        <w:t xml:space="preserve">The failure of the </w:t>
      </w:r>
      <w:del w:id="336" w:author="JMRT R1 revision" w:date="2026-08-09T02:38:00Z" w16du:dateUtc="2026-08-09T06:38:00Z">
        <w:r>
          <w:delText>AI</w:delText>
        </w:r>
      </w:del>
      <w:ins w:id="337" w:author="JMRT R1 revision" w:date="2026-08-09T02:38:00Z" w16du:dateUtc="2026-08-09T06:38:00Z">
        <w:r>
          <w:t>LLM</w:t>
        </w:r>
      </w:ins>
      <w:r>
        <w:t xml:space="preserve">-hypothesized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w:t>
      </w:r>
      <w:del w:id="338" w:author="JMRT R1 revision" w:date="2026-08-09T02:38:00Z" w16du:dateUtc="2026-08-09T06:38:00Z">
        <w:r>
          <w:delText>AI</w:delText>
        </w:r>
      </w:del>
      <w:ins w:id="339" w:author="JMRT R1 revision" w:date="2026-08-09T02:38:00Z" w16du:dateUtc="2026-08-09T06:38:00Z">
        <w:r>
          <w:t>LLM</w:t>
        </w:r>
      </w:ins>
      <w:r>
        <w:t>-alloy is structurally dominated by the γ-phase (≈62%), whereas the α-phase accounts for only ≈</w:t>
      </w:r>
      <w:del w:id="340" w:author="JMRT R1 revision" w:date="2026-08-09T02:38:00Z" w16du:dateUtc="2026-08-09T06:38:00Z">
        <w:r>
          <w:delText>37</w:delText>
        </w:r>
      </w:del>
      <w:ins w:id="341" w:author="JMRT R1 revision" w:date="2026-08-09T02:38:00Z" w16du:dateUtc="2026-08-09T06:38:00Z">
        <w:r>
          <w:t>34</w:t>
        </w:r>
      </w:ins>
      <w:r>
        <w:t>% of the volume fraction</w:t>
      </w:r>
      <w:ins w:id="342" w:author="JMRT R1 revision" w:date="2026-08-09T02:38:00Z" w16du:dateUtc="2026-08-09T06:38:00Z">
        <w:r>
          <w:t>, with a further ≈4% present as ordered D0₃</w:t>
        </w:r>
      </w:ins>
      <w:r>
        <w:t xml:space="preserve"> (Sec. 3.3). Compared to the </w:t>
      </w:r>
      <w:del w:id="343" w:author="JMRT R1 revision" w:date="2026-08-09T02:38:00Z" w16du:dateUtc="2026-08-09T06:38:00Z">
        <w:r>
          <w:delText>Omori</w:delText>
        </w:r>
      </w:del>
      <w:ins w:id="344" w:author="JMRT R1 revision" w:date="2026-08-09T02:38:00Z" w16du:dateUtc="2026-08-09T06:38:00Z">
        <w:r>
          <w:t>benchmark</w:t>
        </w:r>
      </w:ins>
      <w:r>
        <w:t xml:space="preserve"> alloy (43.5Fe-34Mn-15Al-7.5Ni at%), the </w:t>
      </w:r>
      <w:del w:id="345" w:author="JMRT R1 revision" w:date="2026-08-09T02:38:00Z" w16du:dateUtc="2026-08-09T06:38:00Z">
        <w:r>
          <w:delText xml:space="preserve">AI </w:delText>
        </w:r>
      </w:del>
      <w:ins w:id="346" w:author="JMRT R1 revision" w:date="2026-08-09T02:38:00Z" w16du:dateUtc="2026-08-09T06:38:00Z">
        <w:r>
          <w:t>LLM-</w:t>
        </w:r>
      </w:ins>
      <w:r>
        <w:t>alloy has less Mn, Al, and Ni, but higher Fe, Si, and C. It is known that Fe, Si, and Al stabilize the BCC α-phase, while Mn, Ni, and C stabilize the FCC γ-phase</w:t>
      </w:r>
      <w:r>
        <w:t xml:space="preserve"> [</w:t>
      </w:r>
      <w:del w:id="347" w:author="JMRT R1 revision" w:date="2026-08-09T02:38:00Z" w16du:dateUtc="2026-08-09T06:38:00Z">
        <w:r>
          <w:delText>24</w:delText>
        </w:r>
      </w:del>
      <w:ins w:id="348" w:author="JMRT R1 revision" w:date="2026-08-09T02:38:00Z" w16du:dateUtc="2026-08-09T06:38:00Z">
        <w:r>
          <w:t>32</w:t>
        </w:r>
      </w:ins>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w:t>
      </w:r>
      <w:del w:id="349" w:author="JMRT R1 revision" w:date="2026-08-09T02:38:00Z" w16du:dateUtc="2026-08-09T06:38:00Z">
        <w:r>
          <w:delText xml:space="preserve"> — adding C appears to be more consequential than the changes in other elements. It is also </w:delText>
        </w:r>
        <w:r>
          <w:delText>worth noting that formation of the minor Fe₃Al phase extracts Fe and Al from the matrix, which could further decrease α-phase stability. Consequently, the AI alloy lacks the chemical driving force necessary to trigger a stress-induced phase transformation.</w:delText>
        </w:r>
      </w:del>
      <w:ins w:id="350" w:author="JMRT R1 revision" w:date="2026-08-09T02:38:00Z" w16du:dateUtc="2026-08-09T06:38:00Z">
        <w:r>
          <w:t>, and the equilibrium calculations of Sec. 3.4 identify carbon as the element that closes the single-phase α field at the solution-treatment temperature (Sec. 4.2).</w:t>
        </w:r>
      </w:ins>
    </w:p>
    <w:p w14:paraId="169C6B28" w14:textId="77777777" w:rsidR="00043995" w:rsidRDefault="003F15EF">
      <w:pPr>
        <w:pStyle w:val="BodyText"/>
        <w:rPr>
          <w:ins w:id="351" w:author="JMRT R1 revision" w:date="2026-08-09T02:38:00Z" w16du:dateUtc="2026-08-09T06:38:00Z"/>
        </w:rPr>
      </w:pPr>
      <w:ins w:id="352" w:author="JMRT R1 revision" w:date="2026-08-09T02:38:00Z" w16du:dateUtc="2026-08-09T06:38:00Z">
        <w:r>
          <w:t xml:space="preserve">The thermodynamic calculations place this argument on a quantitative footing and change its emphasis. The problem is not that the LLM-alloy possesses a BCC parent phase with an insufficient driving force for transformation; it is that no accessible heat treatment produces that parent phase in the first place. At 1200 °C the alloy is calculated to be a two-phase α + γ mixture in all three databases, and its single-phase α field lies at ≈1340 °C, above both the oxidation limit of the process and the ≈1240 °C </w:t>
        </w:r>
        <w:r>
          <w:t>solidus returned by mc_fe (Sec. 3.4). The duplex constitution that the calculation predicts at the solution-treatment temperature is precisely what is observed: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It also explains why the microstructure is insensitive to annealing time — the duplex state survives 40 minutes at 1200 °C (</w:t>
        </w:r>
        <w:r>
          <w:rPr>
            <w:b/>
            <w:bCs/>
          </w:rPr>
          <w:t>Fig. 1c</w:t>
        </w:r>
        <w:r>
          <w:t>) and the full AGG cycle (Sec. 3.3) because it is the equilibrium state at that temperature, not an incompletely transformed one. That the same calculations independently reproduce the benchmark alloy’s single-phase α field and its ≈20% ordered B2 (</w:t>
        </w:r>
        <w:r>
          <w:rPr>
            <w:b/>
            <w:bCs/>
          </w:rPr>
          <w:t>Fig. 7a</w:t>
        </w:r>
        <w:r>
          <w:t>), neither of which was fitted here, is what licenses their application to the test alloy.</w:t>
        </w:r>
      </w:ins>
    </w:p>
    <w:p w14:paraId="09C79D2B" w14:textId="77777777" w:rsidR="00043995" w:rsidRDefault="003F15EF">
      <w:pPr>
        <w:pStyle w:val="BodyText"/>
        <w:rPr>
          <w:ins w:id="353" w:author="JMRT R1 revision" w:date="2026-08-09T02:38:00Z" w16du:dateUtc="2026-08-09T06:38:00Z"/>
        </w:rPr>
      </w:pPr>
      <w:ins w:id="354" w:author="JMRT R1 revision" w:date="2026-08-09T02:38:00Z" w16du:dateUtc="2026-08-09T06:38:00Z">
        <w:r>
          <w:t>One quantitative discrepancy should be stated plainly. 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w:t>
        </w:r>
        <w:r>
          <w:t>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We note it as the reading the present data favor rather than a</w:t>
        </w:r>
        <w:r>
          <w:t>s an established result; direct calorimetric measurement of the transformation temperatures is required to confirm it, and is the most informative single experiment remaining on this alloy.</w:t>
        </w:r>
      </w:ins>
    </w:p>
    <w:p w14:paraId="49E52E6A" w14:textId="77777777" w:rsidR="00043995" w:rsidRDefault="003F15EF">
      <w:pPr>
        <w:pStyle w:val="BodyText"/>
        <w:rPr>
          <w:ins w:id="355" w:author="JMRT R1 revision" w:date="2026-08-09T02:38:00Z" w16du:dateUtc="2026-08-09T06:38:00Z"/>
        </w:rPr>
      </w:pPr>
      <w:ins w:id="356" w:author="JMRT R1 revision" w:date="2026-08-09T02:38:00Z" w16du:dateUtc="2026-08-09T06:38:00Z">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 unavailable to this composition at any temperature. This is a stronger statement than the absence of a B2 reflection alone would support, and it accounts for the failure of the 200 °C ageing treatment (</w:t>
        </w:r>
        <w:r>
          <w:rPr>
            <w:b/>
            <w:bCs/>
          </w:rPr>
          <w:t>Fig. 2f</w:t>
        </w:r>
        <w:r>
          <w:t>) to induce any pseudo-elastic response.</w:t>
        </w:r>
      </w:ins>
    </w:p>
    <w:p w14:paraId="78327E33" w14:textId="77777777" w:rsidR="00043995" w:rsidRDefault="003F15EF">
      <w:pPr>
        <w:pStyle w:val="BodyText"/>
        <w:rPr>
          <w:ins w:id="357" w:author="JMRT R1 revision" w:date="2026-08-09T02:38:00Z" w16du:dateUtc="2026-08-09T06:38:00Z"/>
        </w:rPr>
      </w:pPr>
      <w:ins w:id="358" w:author="JMRT R1 revision" w:date="2026-08-09T02:38:00Z" w16du:dateUtc="2026-08-09T06:38:00Z">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[30,31] and showed no response whatever (</w:t>
        </w:r>
        <w:r>
          <w:rPr>
            <w:b/>
            <w:bCs/>
          </w:rPr>
          <w:t>Fig. 2f</w:t>
        </w:r>
        <w:r>
          <w:t xml:space="preserve">, indistinguishable from the unaged </w:t>
        </w:r>
        <w:r>
          <w:rPr>
            <w:b/>
            <w:bCs/>
          </w:rPr>
          <w:t>Fig. 2e</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ins>
    </w:p>
    <w:p w14:paraId="44207585" w14:textId="77777777" w:rsidR="00043995" w:rsidRDefault="003F15EF">
      <w:pPr>
        <w:pStyle w:val="BodyText"/>
      </w:pPr>
      <w:r>
        <w:t xml:space="preserve">Furthermore, mechanical and structural analyses indicate that the </w:t>
      </w:r>
      <w:del w:id="359" w:author="JMRT R1 revision" w:date="2026-08-09T02:38:00Z" w16du:dateUtc="2026-08-09T06:38:00Z">
        <w:r>
          <w:delText>AI</w:delText>
        </w:r>
      </w:del>
      <w:ins w:id="360" w:author="JMRT R1 revision" w:date="2026-08-09T02:38:00Z" w16du:dateUtc="2026-08-09T06:38:00Z">
        <w:r>
          <w:t>LLM</w:t>
        </w:r>
      </w:ins>
      <w:r>
        <w:t xml:space="preserve">-alloy accommodates macroscopic deformation via irreversible dislocation slip rather than phase transitions. </w:t>
      </w:r>
      <w:del w:id="361" w:author="JMRT R1 revision" w:date="2026-08-09T02:38:00Z" w16du:dateUtc="2026-08-09T06:38:00Z">
        <w:r>
          <w:delText>Whereas the Omori-alloy relies on coherent</w:delText>
        </w:r>
      </w:del>
      <w:ins w:id="362" w:author="JMRT R1 revision" w:date="2026-08-09T02:38:00Z" w16du:dateUtc="2026-08-09T06:38:00Z">
        <w:r>
          <w:t>Coherent</w:t>
        </w:r>
      </w:ins>
      <w:r>
        <w:t xml:space="preserve">, ordered β-NiAl (B2) precipitates within </w:t>
      </w:r>
      <w:del w:id="363" w:author="JMRT R1 revision" w:date="2026-08-09T02:38:00Z" w16du:dateUtc="2026-08-09T06:38:00Z">
        <w:r>
          <w:delText>its</w:delText>
        </w:r>
      </w:del>
      <w:ins w:id="364" w:author="JMRT R1 revision" w:date="2026-08-09T02:38:00Z" w16du:dateUtc="2026-08-09T06:38:00Z">
        <w:r>
          <w:t>a</w:t>
        </w:r>
      </w:ins>
      <w:r>
        <w:t xml:space="preserve"> BCC matrix </w:t>
      </w:r>
      <w:ins w:id="365" w:author="JMRT R1 revision" w:date="2026-08-09T02:38:00Z" w16du:dateUtc="2026-08-09T06:38:00Z">
        <w:r>
          <w:t xml:space="preserve">contribute </w:t>
        </w:r>
      </w:ins>
      <w:r>
        <w:t>to</w:t>
      </w:r>
      <w:del w:id="366" w:author="JMRT R1 revision" w:date="2026-08-09T02:38:00Z" w16du:dateUtc="2026-08-09T06:38:00Z">
        <w:r>
          <w:delText xml:space="preserve"> suppress permanent slip and promote </w:delText>
        </w:r>
      </w:del>
      <w:ins w:id="367" w:author="JMRT R1 revision" w:date="2026-08-09T02:38:00Z" w16du:dateUtc="2026-08-09T06:38:00Z">
        <w:r>
          <w:t xml:space="preserve">, rather than solely determine, the </w:t>
        </w:r>
      </w:ins>
      <w:r>
        <w:t>transformation reversibility</w:t>
      </w:r>
      <w:del w:id="368" w:author="JMRT R1 revision" w:date="2026-08-09T02:38:00Z" w16du:dateUtc="2026-08-09T06:38:00Z">
        <w:r>
          <w:delText>,</w:delText>
        </w:r>
      </w:del>
      <w:ins w:id="369" w:author="JMRT R1 revision" w:date="2026-08-09T02:38:00Z" w16du:dateUtc="2026-08-09T06:38:00Z">
        <w:r>
          <w:t xml:space="preserve"> of</w:t>
        </w:r>
      </w:ins>
      <w:r>
        <w:t xml:space="preserve"> the </w:t>
      </w:r>
      <w:del w:id="370" w:author="JMRT R1 revision" w:date="2026-08-09T02:38:00Z" w16du:dateUtc="2026-08-09T06:38:00Z">
        <w:r>
          <w:delText xml:space="preserve">AI-alloy instead forms a DO₃ Fe₃Al </w:delText>
        </w:r>
      </w:del>
      <w:ins w:id="371" w:author="JMRT R1 revision" w:date="2026-08-09T02:38:00Z" w16du:dateUtc="2026-08-09T06:38:00Z">
        <w:r>
          <w:t>benchmark [33]</w:t>
        </w:r>
        <w:r>
          <w:t>; parent-</w:t>
        </w:r>
      </w:ins>
      <w:r>
        <w:t>phase</w:t>
      </w:r>
      <w:del w:id="372" w:author="JMRT R1 revision" w:date="2026-08-09T02:38:00Z" w16du:dateUtc="2026-08-09T06:38:00Z">
        <w:r>
          <w:delText>. Without</w:delText>
        </w:r>
      </w:del>
      <w:ins w:id="373" w:author="JMRT R1 revision" w:date="2026-08-09T02:38:00Z" w16du:dateUtc="2026-08-09T06:38:00Z">
        <w:r>
          <w:t xml:space="preserve"> stability, transformation temperature, grain size, crystallographic orientation and texture, and</w:t>
        </w:r>
      </w:ins>
      <w:r>
        <w:t xml:space="preserve"> the </w:t>
      </w:r>
      <w:del w:id="374" w:author="JMRT R1 revision" w:date="2026-08-09T02:38:00Z" w16du:dateUtc="2026-08-09T06:38:00Z">
        <w:r>
          <w:delText xml:space="preserve">precipitation-hardening effect provided by fine B2 </w:delText>
        </w:r>
      </w:del>
      <w:ins w:id="375" w:author="JMRT R1 revision" w:date="2026-08-09T02:38:00Z" w16du:dateUtc="2026-08-09T06:38:00Z">
        <w:r>
          <w:t xml:space="preserve">competition between the transformation stress and the plastic yield stress all bear on whether a stress-induced transformation can proceed reversibly. The </w:t>
        </w:r>
      </w:ins>
      <w:r>
        <w:t>precipitates</w:t>
      </w:r>
      <w:del w:id="376" w:author="JMRT R1 revision" w:date="2026-08-09T02:38:00Z" w16du:dateUtc="2026-08-09T06:38:00Z">
        <w:r>
          <w:delText>,</w:delText>
        </w:r>
      </w:del>
      <w:ins w:id="377" w:author="JMRT R1 revision" w:date="2026-08-09T02:38:00Z" w16du:dateUtc="2026-08-09T06:38:00Z">
        <w:r>
          <w:t xml:space="preserve"> are not even a purely mechanical contribution: by drawing Ni and Al out of solution they alter the composition of</w:t>
        </w:r>
      </w:ins>
      <w:r>
        <w:t xml:space="preserve"> the matrix </w:t>
      </w:r>
      <w:del w:id="378" w:author="JMRT R1 revision" w:date="2026-08-09T02:38:00Z" w16du:dateUtc="2026-08-09T06:38:00Z">
        <w:r>
          <w:delText>lacks sufficient</w:delText>
        </w:r>
      </w:del>
      <w:ins w:id="379" w:author="JMRT R1 revision" w:date="2026-08-09T02:38:00Z" w16du:dateUtc="2026-08-09T06:38:00Z">
        <w:r>
          <w:t>that surrounds them, and hence its transformation temperatures, so that the same ageing treatment shifts both the obstacle field and the thermodynamic setting in which the transformation must occur</w:t>
        </w:r>
        <w:r>
          <w:t xml:space="preserve"> [34]</w:t>
        </w:r>
        <w:r>
          <w:t>. In the LLM-alloy the ordered phase that forms is D0₃ Fe₃Al, present as a bulk constituent rather than as a fine coherent dispersion, so it does not raise the</w:t>
        </w:r>
      </w:ins>
      <w:r>
        <w:t xml:space="preserve"> resistance to plastic flow</w:t>
      </w:r>
      <w:ins w:id="380" w:author="JMRT R1 revision" w:date="2026-08-09T02:38:00Z" w16du:dateUtc="2026-08-09T06:38:00Z">
        <w:r>
          <w:t xml:space="preserve"> in the way that B2 does in the benchmark</w:t>
        </w:r>
      </w:ins>
      <w:r>
        <w:t xml:space="preserve">. This is confirmed by the post-deformation synchrotron XRD patterns, where the transition from sharp, discrete spots to broad, partially arced rings reflects dislocation multiplication and sub-grain formation. Thus, the microstructural state of the </w:t>
      </w:r>
      <w:del w:id="381" w:author="JMRT R1 revision" w:date="2026-08-09T02:38:00Z" w16du:dateUtc="2026-08-09T06:38:00Z">
        <w:r>
          <w:delText>AI</w:delText>
        </w:r>
      </w:del>
      <w:ins w:id="382" w:author="JMRT R1 revision" w:date="2026-08-09T02:38:00Z" w16du:dateUtc="2026-08-09T06:38:00Z">
        <w:r>
          <w:t>LLM</w:t>
        </w:r>
      </w:ins>
      <w:r>
        <w:t>-alloy remains highly stable at 1200 °C, favoring dislocation- or twinning-mediated plasticity over stress-induced martensitic transformation.</w:t>
      </w:r>
    </w:p>
    <w:p w14:paraId="2C49470F" w14:textId="77777777" w:rsidR="00043995" w:rsidRDefault="003F15EF">
      <w:pPr>
        <w:pStyle w:val="Heading2"/>
        <w:rPr>
          <w:ins w:id="383" w:author="JMRT R1 revision" w:date="2026-08-09T02:38:00Z" w16du:dateUtc="2026-08-09T06:38:00Z"/>
        </w:rPr>
      </w:pPr>
      <w:bookmarkStart w:id="384" w:name="the-role-of-carbon"/>
      <w:bookmarkEnd w:id="335"/>
      <w:r>
        <w:t>4.2</w:t>
      </w:r>
      <w:ins w:id="385" w:author="JMRT R1 revision" w:date="2026-08-09T02:38:00Z" w16du:dateUtc="2026-08-09T06:38:00Z">
        <w:r>
          <w:t xml:space="preserve"> The role of carbon</w:t>
        </w:r>
      </w:ins>
    </w:p>
    <w:p w14:paraId="1237D8D4" w14:textId="77777777" w:rsidR="00043995" w:rsidRDefault="003F15EF">
      <w:pPr>
        <w:pStyle w:val="FirstParagraph"/>
        <w:rPr>
          <w:ins w:id="386" w:author="JMRT R1 revision" w:date="2026-08-09T02:38:00Z" w16du:dateUtc="2026-08-09T06:38:00Z"/>
        </w:rPr>
      </w:pPr>
      <w:ins w:id="387" w:author="JMRT R1 revision" w:date="2026-08-09T02:38:00Z" w16du:dateUtc="2026-08-09T06:38:00Z">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ins>
    </w:p>
    <w:p w14:paraId="0385F058" w14:textId="77777777" w:rsidR="00043995" w:rsidRDefault="003F15EF">
      <w:pPr>
        <w:pStyle w:val="BodyText"/>
        <w:rPr>
          <w:ins w:id="388" w:author="JMRT R1 revision" w:date="2026-08-09T02:38:00Z" w16du:dateUtc="2026-08-09T06:38:00Z"/>
        </w:rPr>
      </w:pPr>
      <w:ins w:id="389" w:author="JMRT R1 revision" w:date="2026-08-09T02:38:00Z" w16du:dateUtc="2026-08-09T06:38:00Z">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ins>
    </w:p>
    <w:p w14:paraId="446223B4" w14:textId="77777777" w:rsidR="00043995" w:rsidRDefault="003F15EF">
      <w:pPr>
        <w:pStyle w:val="BodyText"/>
        <w:rPr>
          <w:ins w:id="390" w:author="JMRT R1 revision" w:date="2026-08-09T02:38:00Z" w16du:dateUtc="2026-08-09T06:38:00Z"/>
        </w:rPr>
      </w:pPr>
      <w:ins w:id="391" w:author="JMRT R1 revision" w:date="2026-08-09T02:38:00Z" w16du:dateUtc="2026-08-09T06:38:00Z">
        <w:r>
          <w:t>The result is unambiguous and reproduces across all three databases (</w:t>
        </w:r>
        <w:r>
          <w:rPr>
            <w:b/>
            <w:bCs/>
          </w:rPr>
          <w:t>Table 3</w:t>
        </w:r>
        <w:r>
          <w:t>). Deleting 0.45 at% (≈0.10 wt%) carbon moves the α solvus of the LLM-alloy from ≈1340 °C to ≈1150 °C, a shift of roughly 190 °C, and converts the equilibrium constitution at 1200 °C from a 62–71% α + 29–38% γ mixture into 100% α — the same single-phase state the benchmark alloy reaches at that temperature. Carbon, at a concentration of one part in a thousand by weight, is what closes the solution-treatment window on which the entire processing route depends.</w:t>
        </w:r>
      </w:ins>
    </w:p>
    <w:p w14:paraId="04009207" w14:textId="77777777" w:rsidR="00043995" w:rsidRDefault="003F15EF">
      <w:pPr>
        <w:pStyle w:val="BodyText"/>
        <w:rPr>
          <w:ins w:id="392" w:author="JMRT R1 revision" w:date="2026-08-09T02:38:00Z" w16du:dateUtc="2026-08-09T06:38:00Z"/>
        </w:rPr>
      </w:pPr>
      <w:ins w:id="393" w:author="JMRT R1 revision" w:date="2026-08-09T02:38:00Z" w16du:dateUtc="2026-08-09T06:38:00Z">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has no influence whatever on the α solvus — with carbon present it stays at 1340 °C from 4.2 to 7.8 at% Ni, unchanged to within the resolution of the calculation — so</w:t>
        </w:r>
        <w:r>
          <w:t xml:space="preserve"> </w:t>
        </w:r>
        <w:r>
          <w:rPr>
            <w:b/>
            <w:bCs/>
          </w:rPr>
          <w:t>restoring the benchmark’s own nickel content to this alloy would not have opened the solution-treatment window by a single degree.</w:t>
        </w:r>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ins>
    </w:p>
    <w:p w14:paraId="24EEBDA8" w14:textId="77777777" w:rsidR="00043995" w:rsidRDefault="003F15EF">
      <w:pPr>
        <w:pStyle w:val="BodyText"/>
        <w:rPr>
          <w:ins w:id="394" w:author="JMRT R1 revision" w:date="2026-08-09T02:38:00Z" w16du:dateUtc="2026-08-09T06:38:00Z"/>
        </w:rPr>
      </w:pPr>
      <w:ins w:id="395" w:author="JMRT R1 revision" w:date="2026-08-09T02:38:00Z" w16du:dateUtc="2026-08-09T06:38:00Z">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 xml:space="preserve">[35]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ins>
    </w:p>
    <w:p w14:paraId="75EEA8D3" w14:textId="77777777" w:rsidR="00043995" w:rsidRDefault="003F15EF">
      <w:pPr>
        <w:pStyle w:val="BodyText"/>
        <w:rPr>
          <w:ins w:id="396" w:author="JMRT R1 revision" w:date="2026-08-09T02:38:00Z" w16du:dateUtc="2026-08-09T06:38:00Z"/>
        </w:rPr>
      </w:pPr>
      <w:ins w:id="397" w:author="JMRT R1 revision" w:date="2026-08-09T02:38:00Z" w16du:dateUtc="2026-08-09T06:38:00Z">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7b</w:t>
        </w:r>
        <w:r>
          <w:t xml:space="preserve">) and the carbon-free control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ins>
    </w:p>
    <w:p w14:paraId="5FCF9BD7" w14:textId="77777777" w:rsidR="00043995" w:rsidRDefault="003F15EF">
      <w:pPr>
        <w:pStyle w:val="BodyText"/>
        <w:rPr>
          <w:ins w:id="398" w:author="JMRT R1 revision" w:date="2026-08-09T02:38:00Z" w16du:dateUtc="2026-08-09T06:38:00Z"/>
        </w:rPr>
      </w:pPr>
      <w:ins w:id="399" w:author="JMRT R1 revision" w:date="2026-08-09T02:38:00Z" w16du:dateUtc="2026-08-09T06:38:00Z">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ins>
    </w:p>
    <w:p w14:paraId="3A9A643E" w14:textId="77777777" w:rsidR="00043995" w:rsidRDefault="003F15EF">
      <w:pPr>
        <w:pStyle w:val="BodyText"/>
        <w:rPr>
          <w:ins w:id="400" w:author="JMRT R1 revision" w:date="2026-08-09T02:38:00Z" w16du:dateUtc="2026-08-09T06:38:00Z"/>
        </w:rPr>
      </w:pPr>
      <w:ins w:id="401" w:author="JMRT R1 revision" w:date="2026-08-09T02:38:00Z" w16du:dateUtc="2026-08-09T06:38:00Z">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ins>
    </w:p>
    <w:p w14:paraId="50046FE5" w14:textId="77777777" w:rsidR="00043995" w:rsidRDefault="003F15EF">
      <w:pPr>
        <w:pStyle w:val="BodyText"/>
        <w:rPr>
          <w:ins w:id="402" w:author="JMRT R1 revision" w:date="2026-08-09T02:38:00Z" w16du:dateUtc="2026-08-09T06:38:00Z"/>
        </w:rPr>
      </w:pPr>
      <w:ins w:id="403" w:author="JMRT R1 revision" w:date="2026-08-09T02:38:00Z" w16du:dateUtc="2026-08-09T06:38:00Z">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he intended 1200 °C solution treatment was found to lie 140 °C below the alloy’s single-phase α field.</w:t>
        </w:r>
      </w:ins>
    </w:p>
    <w:p w14:paraId="55458812" w14:textId="77777777" w:rsidR="00043995" w:rsidRDefault="003F15EF">
      <w:pPr>
        <w:pStyle w:val="Heading2"/>
      </w:pPr>
      <w:bookmarkStart w:id="404" w:name="X14190cefc5af7e6c61eb8a7f0ac8ec72264613c"/>
      <w:bookmarkEnd w:id="384"/>
      <w:ins w:id="405" w:author="JMRT R1 revision" w:date="2026-08-09T02:38:00Z" w16du:dateUtc="2026-08-09T06:38:00Z">
        <w:r>
          <w:t>4.3</w:t>
        </w:r>
      </w:ins>
      <w:r>
        <w:t xml:space="preserve"> Anneal-temperature dependence of mechanical properties</w:t>
      </w:r>
    </w:p>
    <w:p w14:paraId="6781F93F" w14:textId="77777777" w:rsidR="00043995" w:rsidRDefault="003F15EF">
      <w:pPr>
        <w:pStyle w:val="FirstParagraph"/>
      </w:pPr>
      <w:r>
        <w:t xml:space="preserve">Although the </w:t>
      </w:r>
      <w:del w:id="406" w:author="JMRT R1 revision" w:date="2026-08-09T02:38:00Z" w16du:dateUtc="2026-08-09T06:38:00Z">
        <w:r>
          <w:delText xml:space="preserve">AI </w:delText>
        </w:r>
      </w:del>
      <w:ins w:id="407" w:author="JMRT R1 revision" w:date="2026-08-09T02:38:00Z" w16du:dateUtc="2026-08-09T06:38:00Z">
        <w:r>
          <w:t>LLM-</w:t>
        </w:r>
      </w:ins>
      <w:r>
        <w:t>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14:paraId="0043D682" w14:textId="77777777" w:rsidR="00043995" w:rsidRDefault="003F15EF">
      <w:pPr>
        <w:pStyle w:val="BodyText"/>
      </w:pPr>
      <w:r>
        <w:t>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w:t>
      </w:r>
      <w:r>
        <w:t>ng is what sustains the high strength, and the small ductility gains in this window reflect stress relief rather than any genuine restoration of formability; the wire still fractures soon after yield.</w:t>
      </w:r>
    </w:p>
    <w:p w14:paraId="4588ECED" w14:textId="77777777" w:rsidR="00043995" w:rsidRDefault="003F15EF">
      <w:pPr>
        <w:pStyle w:val="BodyText"/>
      </w:pPr>
      <w:r>
        <w:t xml:space="preserve">The abrupt change near 800 °C </w:t>
      </w:r>
      <w:del w:id="408" w:author="JMRT R1 revision" w:date="2026-08-09T02:38:00Z" w16du:dateUtc="2026-08-09T06:38:00Z">
        <w:r>
          <w:delText>marks</w:delText>
        </w:r>
      </w:del>
      <w:ins w:id="409" w:author="JMRT R1 revision" w:date="2026-08-09T02:38:00Z" w16du:dateUtc="2026-08-09T06:38:00Z">
        <w:r>
          <w:t>is consistent with</w:t>
        </w:r>
      </w:ins>
      <w:r>
        <w:t xml:space="preserve"> the onset of recrystallization. Elongation jumps from 2.2% at 700 °C to 24.0% at 800 °C, while tensile strength falls from 2009 to 1216 MPa and yield strength from 1683 to 1167 MPa. </w:t>
      </w:r>
      <w:del w:id="410" w:author="JMRT R1 revision" w:date="2026-08-09T02:38:00Z" w16du:dateUtc="2026-08-09T06:38:00Z">
        <w:r>
          <w:delText>This</w:delText>
        </w:r>
      </w:del>
      <w:ins w:id="411" w:author="JMRT R1 revision" w:date="2026-08-09T02:38:00Z" w16du:dateUtc="2026-08-09T06:38:00Z">
        <w:r>
          <w:t>A</w:t>
        </w:r>
      </w:ins>
      <w:r>
        <w:t xml:space="preserve"> discontinuity</w:t>
      </w:r>
      <w:ins w:id="412" w:author="JMRT R1 revision" w:date="2026-08-09T02:38:00Z" w16du:dateUtc="2026-08-09T06:38:00Z">
        <w:r>
          <w:t xml:space="preserve"> of this kind</w:t>
        </w:r>
      </w:ins>
      <w:r>
        <w:t xml:space="preserve"> — rather than a smooth softening — is the signature of recrystallization: new equiaxed, strain-free grains nucleate and consume the deformed matrix, removing most of the stored dislocation content and abruptly restoring ductility. </w:t>
      </w:r>
      <w:del w:id="413" w:author="JMRT R1 revision" w:date="2026-08-09T02:38:00Z" w16du:dateUtc="2026-08-09T06:38:00Z">
        <w:r>
          <w:delText>It is this recrystallization threshold, not a gradual process, that makes ductility appear only above ≈800 °C</w:delText>
        </w:r>
      </w:del>
      <w:ins w:id="414" w:author="JMRT R1 revision" w:date="2026-08-09T02:38:00Z" w16du:dateUtc="2026-08-09T06:38:00Z">
        <w:r>
          <w:t>We infer the recrystallization threshold from the mechanical response rather than observe it directly, since micrographs were not taken at every anneal temperature; electron backscatter diffraction across the anneal series would settle it</w:t>
        </w:r>
      </w:ins>
      <w:r>
        <w:t>.</w:t>
      </w:r>
    </w:p>
    <w:p w14:paraId="30F626AD" w14:textId="77777777" w:rsidR="00043995" w:rsidRDefault="003F15EF">
      <w:pPr>
        <w:pStyle w:val="BodyText"/>
      </w:pPr>
      <w:r>
        <w:t xml:space="preserve">From 800 to 1200 °C the </w:t>
      </w:r>
      <w:del w:id="415" w:author="JMRT R1 revision" w:date="2026-08-09T02:38:00Z" w16du:dateUtc="2026-08-09T06:38:00Z">
        <w:r>
          <w:delText>wire</w:delText>
        </w:r>
      </w:del>
      <w:ins w:id="416" w:author="JMRT R1 revision" w:date="2026-08-09T02:38:00Z" w16du:dateUtc="2026-08-09T06:38:00Z">
        <w:r>
          <w:t>behaviour</w:t>
        </w:r>
      </w:ins>
      <w:r>
        <w:t xml:space="preserve"> is </w:t>
      </w:r>
      <w:del w:id="417" w:author="JMRT R1 revision" w:date="2026-08-09T02:38:00Z" w16du:dateUtc="2026-08-09T06:38:00Z">
        <w:r>
          <w:delText>fully</w:delText>
        </w:r>
      </w:del>
      <w:ins w:id="418" w:author="JMRT R1 revision" w:date="2026-08-09T02:38:00Z" w16du:dateUtc="2026-08-09T06:38:00Z">
        <w:r>
          <w:t>that of a</w:t>
        </w:r>
      </w:ins>
      <w:r>
        <w:t xml:space="preserve"> recrystallized </w:t>
      </w:r>
      <w:del w:id="419" w:author="JMRT R1 revision" w:date="2026-08-09T02:38:00Z" w16du:dateUtc="2026-08-09T06:38:00Z">
        <w:r>
          <w:delText>and</w:delText>
        </w:r>
      </w:del>
      <w:ins w:id="420" w:author="JMRT R1 revision" w:date="2026-08-09T02:38:00Z" w16du:dateUtc="2026-08-09T06:38:00Z">
        <w:r>
          <w:t>wire in which</w:t>
        </w:r>
      </w:ins>
      <w:r>
        <w:t xml:space="preserve">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w:t>
      </w:r>
      <w:del w:id="421" w:author="JMRT R1 revision" w:date="2026-08-09T02:38:00Z" w16du:dateUtc="2026-08-09T06:38:00Z">
        <w:r>
          <w:delText xml:space="preserve">single-phase-controlled </w:delText>
        </w:r>
      </w:del>
      <w:r>
        <w:t>structural metal</w:t>
      </w:r>
      <w:ins w:id="422" w:author="JMRT R1 revision" w:date="2026-08-09T02:38:00Z" w16du:dateUtc="2026-08-09T06:38:00Z">
        <w:r>
          <w:t xml:space="preserve"> whose flow stress is grain-size controlled</w:t>
        </w:r>
      </w:ins>
      <w:r>
        <w:t>.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p w14:paraId="6E369642" w14:textId="77777777" w:rsidR="00043995" w:rsidRDefault="003F15EF">
      <w:pPr>
        <w:pStyle w:val="BodyText"/>
        <w:rPr>
          <w:ins w:id="423" w:author="JMRT R1 revision" w:date="2026-08-09T02:38:00Z" w16du:dateUtc="2026-08-09T06:38:00Z"/>
        </w:rPr>
      </w:pPr>
      <w:del w:id="424" w:author="JMRT R1 revision" w:date="2026-08-09T02:38:00Z" w16du:dateUtc="2026-08-09T06:38:00Z">
        <w:r>
          <w:delText>4.3</w:delText>
        </w:r>
      </w:del>
      <w:ins w:id="425" w:author="JMRT R1 revision" w:date="2026-08-09T02:38:00Z" w16du:dateUtc="2026-08-09T06:38:00Z">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≈670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502–673 MPa, UTS 938–967 MPa, elongation 23.9–33.4%),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ins>
    </w:p>
    <w:p w14:paraId="3F2F52E5" w14:textId="77777777" w:rsidR="00043995" w:rsidRDefault="003F15EF">
      <w:pPr>
        <w:pStyle w:val="Heading2"/>
      </w:pPr>
      <w:bookmarkStart w:id="426" w:name="implications-for-ai-guided-alloy-design"/>
      <w:bookmarkEnd w:id="404"/>
      <w:ins w:id="427" w:author="JMRT R1 revision" w:date="2026-08-09T02:38:00Z" w16du:dateUtc="2026-08-09T06:38:00Z">
        <w:r>
          <w:t>4.4</w:t>
        </w:r>
      </w:ins>
      <w:r>
        <w:t xml:space="preserve"> Implications for AI-guided alloy design</w:t>
      </w:r>
    </w:p>
    <w:p w14:paraId="158BEAD8" w14:textId="77777777" w:rsidR="00043995" w:rsidRDefault="003F15EF">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w:t>
      </w:r>
      <w:del w:id="428" w:author="JMRT R1 revision" w:date="2026-08-09T02:38:00Z" w16du:dateUtc="2026-08-09T06:38:00Z">
        <w:r>
          <w:delText>AI</w:delText>
        </w:r>
      </w:del>
      <w:ins w:id="429" w:author="JMRT R1 revision" w:date="2026-08-09T02:38:00Z" w16du:dateUtc="2026-08-09T06:38:00Z">
        <w:r>
          <w:t>LLM</w:t>
        </w:r>
      </w:ins>
      <w:r>
        <w:t>-hypothesized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w:t>
      </w:r>
      <w:r>
        <w:t>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14:paraId="33BD172B" w14:textId="77777777" w:rsidR="00043995" w:rsidRDefault="003F15EF">
      <w:pPr>
        <w:pStyle w:val="BodyText"/>
        <w:rPr>
          <w:ins w:id="430" w:author="JMRT R1 revision" w:date="2026-08-09T02:38:00Z" w16du:dateUtc="2026-08-09T06:38:00Z"/>
        </w:rPr>
      </w:pPr>
      <w:ins w:id="431" w:author="JMRT R1 revision" w:date="2026-08-09T02:38:00Z" w16du:dateUtc="2026-08-09T06:38:00Z">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It is notable that th</w:t>
        </w:r>
        <w:r>
          <w:t>e deep-research agent was explicitly instructed to consult thermodynamic-stability data (Sec. 2.1) and nonetheless proposed a composition that fails this test, which suggests that the useful distinction is not between AI-assisted and conventional design but between design workflows that terminate in a verified calculation and those that terminate in a plausible narrative. A generated composition should be treated as a hypothesis to be screened, not as a result.</w:t>
        </w:r>
      </w:ins>
    </w:p>
    <w:p w14:paraId="782E9706" w14:textId="77777777" w:rsidR="00043995" w:rsidRDefault="003F15EF">
      <w:pPr>
        <w:pStyle w:val="BodyText"/>
        <w:rPr>
          <w:ins w:id="432" w:author="JMRT R1 revision" w:date="2026-08-09T02:38:00Z" w16du:dateUtc="2026-08-09T06:38:00Z"/>
        </w:rPr>
      </w:pPr>
      <w:ins w:id="433" w:author="JMRT R1 revision" w:date="2026-08-09T02:38:00Z" w16du:dateUtc="2026-08-09T06:38:00Z">
        <w:r>
          <w:t>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Three specific tests remain open, and are named</w:t>
        </w:r>
        <w:r>
          <w:t xml:space="preserve">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ex-situ patterns cannot (Sec. 3.3). And the carbon-</w:t>
        </w:r>
        <w:r>
          <w:t>free heat of Sec. 4.2 remains the direct experimental form of the control that was performed here in silico. None of the three is expected to overturn the phase-stability diagnosis, which rests on where the single-phase α field lies relative to the annealing limit and is therefore a property of the composition rather than of the treatment; but each bounds a different part of the claim, and the paper does not assert what they would show. What generalises is narrower, and we think more useful. The failure mod</w:t>
        </w:r>
        <w:r>
          <w:t>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the diagnosis rather than on the sample size, and it is the claim we mak</w:t>
        </w:r>
        <w:r>
          <w:t>e.</w:t>
        </w:r>
      </w:ins>
    </w:p>
    <w:p w14:paraId="2E64A92E" w14:textId="77777777" w:rsidR="00043995" w:rsidRDefault="003F15EF">
      <w:pPr>
        <w:pStyle w:val="BodyText"/>
        <w:rPr>
          <w:ins w:id="434" w:author="JMRT R1 revision" w:date="2026-08-09T02:38:00Z" w16du:dateUtc="2026-08-09T06:38:00Z"/>
        </w:rPr>
      </w:pPr>
      <w:ins w:id="435" w:author="JMRT R1 revision" w:date="2026-08-09T02:38:00Z" w16du:dateUtc="2026-08-09T06:38:00Z">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ins>
    </w:p>
    <w:p w14:paraId="66BB280B" w14:textId="77777777" w:rsidR="00043995" w:rsidRDefault="003F15EF">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w:t>
      </w:r>
      <w:r>
        <w:t>perty relationships in shape memory alloys.</w:t>
      </w:r>
    </w:p>
    <w:p w14:paraId="34FC2223" w14:textId="77777777" w:rsidR="00043995" w:rsidRDefault="003F15EF">
      <w:r>
        <w:pict>
          <v:rect id="_x0000_i1030" style="width:0;height:1.5pt" o:hralign="center" o:hrstd="t" o:hr="t"/>
        </w:pict>
      </w:r>
    </w:p>
    <w:p w14:paraId="47B66105" w14:textId="77777777" w:rsidR="00043995" w:rsidRDefault="003F15EF">
      <w:pPr>
        <w:pStyle w:val="Heading1"/>
      </w:pPr>
      <w:bookmarkStart w:id="436" w:name="conclusions"/>
      <w:bookmarkEnd w:id="334"/>
      <w:bookmarkEnd w:id="426"/>
      <w:r>
        <w:t>5. Conclusions</w:t>
      </w:r>
    </w:p>
    <w:p w14:paraId="3AB4E185" w14:textId="77777777" w:rsidR="00043995" w:rsidRDefault="003F15EF">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w:t>
      </w:r>
      <w:del w:id="437" w:author="JMRT R1 revision" w:date="2026-08-09T02:38:00Z" w16du:dateUtc="2026-08-09T06:38:00Z">
        <w:r>
          <w:delText>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delText>
        </w:r>
      </w:del>
      <w:ins w:id="438" w:author="JMRT R1 revision" w:date="2026-08-09T02:38:00Z" w16du:dateUtc="2026-08-09T06:38:00Z">
        <w:r>
          <w:t>under the same nominal processing route</w:t>
        </w:r>
      </w:ins>
      <w:r>
        <w:t>.</w:t>
      </w:r>
    </w:p>
    <w:p w14:paraId="483C89F3" w14:textId="77777777" w:rsidR="00043995" w:rsidRDefault="003F15EF">
      <w:pPr>
        <w:pStyle w:val="BodyText"/>
        <w:rPr>
          <w:ins w:id="439" w:author="JMRT R1 revision" w:date="2026-08-09T02:38:00Z" w16du:dateUtc="2026-08-09T06:38:00Z"/>
        </w:rPr>
      </w:pPr>
      <w:ins w:id="440" w:author="JMRT R1 revision" w:date="2026-08-09T02:38:00Z" w16du:dateUtc="2026-08-09T06:38:00Z">
        <w:r>
          <w:t>What was observed is the following. The LLM-alloy proved readily castable and drew to 0.36 mm wire without difficulty. Across seven anneal temperatures its 0.2% proof stress fell from 1948 to 502 MPa and its elongation peaked at 33%, but in no condition — including after the 200 °C / 3 h age reported to develop pseudo-elasticity in this family — did the unloading curve depart from elastic springback. The benchmark, processed identically and given no age at all, recovered ≈0.5% strain on heating. Synchrotron</w:t>
        </w:r>
        <w:r>
          <w:t xml:space="preserve"> diffraction found the LLM-alloy to be a duplex FCC γ + BCC α mixture carrying a minor ordered D0₃ Fe₃Al phase, with a pattern unchanged by 10% strain, whereas the benchmark’s diffracted intensities changed markedly with deformation.</w:t>
        </w:r>
      </w:ins>
    </w:p>
    <w:p w14:paraId="558518ED" w14:textId="77777777" w:rsidR="00043995" w:rsidRDefault="003F15EF">
      <w:pPr>
        <w:pStyle w:val="BodyText"/>
        <w:rPr>
          <w:ins w:id="441" w:author="JMRT R1 revision" w:date="2026-08-09T02:38:00Z" w16du:dateUtc="2026-08-09T06:38:00Z"/>
        </w:rPr>
      </w:pPr>
      <w:ins w:id="442" w:author="JMRT R1 revision" w:date="2026-08-09T02:38:00Z" w16du:dateUtc="2026-08-09T06:38:00Z">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ins>
    </w:p>
    <w:p w14:paraId="6E1A1A48" w14:textId="77777777" w:rsidR="00043995" w:rsidRDefault="003F15EF">
      <w:pPr>
        <w:pStyle w:val="BodyText"/>
        <w:rPr>
          <w:ins w:id="443" w:author="JMRT R1 revision" w:date="2026-08-09T02:38:00Z" w16du:dateUtc="2026-08-09T06:38:00Z"/>
        </w:rPr>
      </w:pPr>
      <w:ins w:id="444" w:author="JMRT R1 revision" w:date="2026-08-09T02:38:00Z" w16du:dateUtc="2026-08-09T06:38:00Z">
        <w:r>
          <w:t xml:space="preserve">Equilibrium CALPHAD calculations, performed with three independent open databases and validated against the benchmark alloy, identify the origin of this failure. The benchmark solution-treats to single-phase α at 1200 °C and orders on cooling below ≈1090 °C to the ≈20% ordered bcc that its processing route requires. The LLM-alloy does neither: at 1200 °C it is a two-phase α + γ mixture, and its single-phase α field lies at ≈1340 °C, above the temperature at which the alloy can be annealed without oxidation </w:t>
        </w:r>
        <w:r>
          <w:t>or incipient melting. Removing carbon alone from the measured chemistry, with every other element held fixed, lowers that field to ≈1150 °C and restores the single-phase state at 1200 °C in all three databases. A carbon addition of ≈0.10 wt%, the smallest compositional change of the five that distinguish the two alloys, is therefore sufficient to close the processing window on which super-elasticity depends.</w:t>
        </w:r>
      </w:ins>
    </w:p>
    <w:p w14:paraId="7A6F225B" w14:textId="77777777" w:rsidR="00043995" w:rsidRDefault="003F15EF">
      <w:pPr>
        <w:pStyle w:val="BodyText"/>
        <w:rPr>
          <w:ins w:id="445" w:author="JMRT R1 revision" w:date="2026-08-09T02:38:00Z" w16du:dateUtc="2026-08-09T06:38:00Z"/>
        </w:rPr>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w:t>
      </w:r>
      <w:del w:id="446" w:author="JMRT R1 revision" w:date="2026-08-09T02:38:00Z" w16du:dateUtc="2026-08-09T06:38:00Z">
        <w:r>
          <w:delText>Nevertheless</w:delText>
        </w:r>
      </w:del>
      <w:ins w:id="447" w:author="JMRT R1 revision" w:date="2026-08-09T02:38:00Z" w16du:dateUtc="2026-08-09T06:38:00Z">
        <w:r>
          <w:t>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w:t>
        </w:r>
      </w:ins>
    </w:p>
    <w:p w14:paraId="1485F3F9" w14:textId="77777777" w:rsidR="00043995" w:rsidRDefault="003F15EF">
      <w:pPr>
        <w:pStyle w:val="BodyText"/>
      </w:pPr>
      <w:ins w:id="448" w:author="JMRT R1 revision" w:date="2026-08-09T02:38:00Z" w16du:dateUtc="2026-08-09T06:38:00Z">
        <w:r>
          <w:t>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composition-only reasoning of the kind the agent performed is intrinsically blind to the distinction that decided this case — not whether a phase is stable, but whether the temperature at whi</w:t>
        </w:r>
        <w:r>
          <w:t>ch it becomes stable can be reached in the equipment available; an LLM working from literature correlations has no reliable way to represent that constraint, and instructing it to consult thermodynamic data (Sec. 2.1) did not supply one. Third, whether a different processing window could unlock transformation in this composition is untested here, and casting the carbon-free variant identified in Sec. 4.2 remains the direct experiment that the in-silico control stands in for. Within those bounds</w:t>
        </w:r>
      </w:ins>
      <w:r>
        <w:t>, this work demonstrates the value of experimentally validating AI-generated hypotheses and suggests that future models incorporating kinetic effects, phase transformations, and processing history may become powerful tools for accelerated alloy discovery.</w:t>
      </w:r>
    </w:p>
    <w:p w14:paraId="71ED551F" w14:textId="77777777" w:rsidR="00043995" w:rsidRDefault="003F15EF">
      <w:r>
        <w:pict>
          <v:rect id="_x0000_i1031" style="width:0;height:1.5pt" o:hralign="center" o:hrstd="t" o:hr="t"/>
        </w:pict>
      </w:r>
    </w:p>
    <w:p w14:paraId="38E772E9" w14:textId="77777777" w:rsidR="00043995" w:rsidRDefault="003F15EF">
      <w:pPr>
        <w:pStyle w:val="Heading1"/>
      </w:pPr>
      <w:bookmarkStart w:id="449" w:name="acknowledgments"/>
      <w:bookmarkEnd w:id="436"/>
      <w:r>
        <w:t>Acknowledgments</w:t>
      </w:r>
    </w:p>
    <w:p w14:paraId="223016CF" w14:textId="77777777" w:rsidR="00043995" w:rsidRDefault="003F15EF">
      <w:pPr>
        <w:pStyle w:val="FirstParagraph"/>
      </w:pPr>
      <w:r>
        <w:t>The authors thank Fort Wayne Metals for providing access to melting, hot-rolling, cold-drawing, and metallography facilities, and for technical guidance throughout alloy synthesis.</w:t>
      </w:r>
    </w:p>
    <w:p w14:paraId="29E7C596" w14:textId="77777777" w:rsidR="00043995" w:rsidRDefault="003F15EF">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3B93E2C9" w14:textId="77777777" w:rsidR="00043995" w:rsidRDefault="003F15EF">
      <w:r>
        <w:pict>
          <v:rect id="_x0000_i1032" style="width:0;height:1.5pt" o:hralign="center" o:hrstd="t" o:hr="t"/>
        </w:pict>
      </w:r>
    </w:p>
    <w:p w14:paraId="337003F3" w14:textId="77777777" w:rsidR="00043995" w:rsidRDefault="003F15EF">
      <w:pPr>
        <w:pStyle w:val="Heading1"/>
      </w:pPr>
      <w:bookmarkStart w:id="450" w:name="declarations"/>
      <w:bookmarkEnd w:id="449"/>
      <w:r>
        <w:t>Declarations</w:t>
      </w:r>
    </w:p>
    <w:p w14:paraId="6B544D54" w14:textId="77777777" w:rsidR="00043995" w:rsidRDefault="003F15EF">
      <w:pPr>
        <w:pStyle w:val="FirstParagraph"/>
      </w:pPr>
      <w:r>
        <w:rPr>
          <w:b/>
          <w:bCs/>
        </w:rPr>
        <w:t>Funding.</w:t>
      </w:r>
      <w:r>
        <w:t xml:space="preserve"> </w:t>
      </w:r>
      <w:r>
        <w:t>No external funding was received for this work.</w:t>
      </w:r>
    </w:p>
    <w:p w14:paraId="1C27775E" w14:textId="77777777" w:rsidR="00043995" w:rsidRDefault="003F15EF">
      <w:pPr>
        <w:pStyle w:val="BodyText"/>
      </w:pPr>
      <w:r>
        <w:rPr>
          <w:b/>
          <w:bCs/>
        </w:rPr>
        <w:t>Competing interests.</w:t>
      </w:r>
      <w:r>
        <w:t xml:space="preserve"> The authors declare no competing interests.</w:t>
      </w:r>
    </w:p>
    <w:p w14:paraId="311B21B3" w14:textId="77777777" w:rsidR="00043995" w:rsidRDefault="003F15EF">
      <w:pPr>
        <w:pStyle w:val="BodyText"/>
      </w:pPr>
      <w:r>
        <w:rPr>
          <w:b/>
          <w:bCs/>
        </w:rPr>
        <w:t>Generative AI use.</w:t>
      </w:r>
      <w:r>
        <w:t xml:space="preserve"> </w:t>
      </w:r>
      <w:del w:id="451" w:author="JMRT R1 revision" w:date="2026-08-09T02:38:00Z" w16du:dateUtc="2026-08-09T06:38:00Z">
        <w:r>
          <w:delText>An</w:delText>
        </w:r>
      </w:del>
      <w:ins w:id="452" w:author="JMRT R1 revision" w:date="2026-08-09T02:38:00Z" w16du:dateUtc="2026-08-09T06:38:00Z">
        <w:r>
          <w:t>Generative AI enters this work in two distinct roles, which are reported separately. First, an</w:t>
        </w:r>
      </w:ins>
      <w:r>
        <w:t xml:space="preserve"> LLM deep-research agent (Google Gemini 2.5, Deep Research) was used to hypothesize the </w:t>
      </w:r>
      <w:del w:id="453" w:author="JMRT R1 revision" w:date="2026-08-09T02:38:00Z" w16du:dateUtc="2026-08-09T06:38:00Z">
        <w:r>
          <w:delText>AI</w:delText>
        </w:r>
      </w:del>
      <w:ins w:id="454" w:author="JMRT R1 revision" w:date="2026-08-09T02:38:00Z" w16du:dateUtc="2026-08-09T06:38:00Z">
        <w:r>
          <w:t>LLM</w:t>
        </w:r>
      </w:ins>
      <w:r>
        <w:t>-alloy composition under study, as described in Sec. 2.1; this use is a study method</w:t>
      </w:r>
      <w:del w:id="455" w:author="JMRT R1 revision" w:date="2026-08-09T02:38:00Z" w16du:dateUtc="2026-08-09T06:38:00Z">
        <w:r>
          <w:delText>, not a manuscript-</w:delText>
        </w:r>
      </w:del>
      <w:ins w:id="456" w:author="JMRT R1 revision" w:date="2026-08-09T02:38:00Z" w16du:dateUtc="2026-08-09T06:38:00Z">
        <w:r>
          <w:t xml:space="preserve"> and is itself the object of the investigation. Second, during </w:t>
        </w:r>
      </w:ins>
      <w:r>
        <w:t xml:space="preserve">preparation </w:t>
      </w:r>
      <w:del w:id="457" w:author="JMRT R1 revision" w:date="2026-08-09T02:38:00Z" w16du:dateUtc="2026-08-09T06:38:00Z">
        <w:r>
          <w:delText xml:space="preserve">aid. No </w:delText>
        </w:r>
      </w:del>
      <w:ins w:id="458" w:author="JMRT R1 revision" w:date="2026-08-09T02:38:00Z" w16du:dateUtc="2026-08-09T06:38:00Z">
        <w:r>
          <w:t xml:space="preserve">of this revision a </w:t>
        </w:r>
      </w:ins>
      <w:r>
        <w:t xml:space="preserve">generative AI </w:t>
      </w:r>
      <w:del w:id="459" w:author="JMRT R1 revision" w:date="2026-08-09T02:38:00Z" w16du:dateUtc="2026-08-09T06:38:00Z">
        <w:r>
          <w:delText xml:space="preserve">tools were </w:delText>
        </w:r>
      </w:del>
      <w:ins w:id="460" w:author="JMRT R1 revision" w:date="2026-08-09T02:38:00Z" w16du:dateUtc="2026-08-09T06:38:00Z">
        <w:r>
          <w:t xml:space="preserve">assistant (Anthropic Claude) was </w:t>
        </w:r>
      </w:ins>
      <w:r>
        <w:t xml:space="preserve">used to </w:t>
      </w:r>
      <w:ins w:id="461" w:author="JMRT R1 revision" w:date="2026-08-09T02:38:00Z" w16du:dateUtc="2026-08-09T06:38:00Z">
        <w:r>
          <w:t xml:space="preserve">help write and debug the pycalphad scripts underlying Secs. 2.6 and 3.4, to assist in extracting and checking numerical results from the Rietveld refinement output, and to </w:t>
        </w:r>
      </w:ins>
      <w:r>
        <w:t>draft</w:t>
      </w:r>
      <w:del w:id="462" w:author="JMRT R1 revision" w:date="2026-08-09T02:38:00Z" w16du:dateUtc="2026-08-09T06:38:00Z">
        <w:r>
          <w:delText>,</w:delText>
        </w:r>
      </w:del>
      <w:ins w:id="463" w:author="JMRT R1 revision" w:date="2026-08-09T02:38:00Z" w16du:dateUtc="2026-08-09T06:38:00Z">
        <w:r>
          <w:t xml:space="preserve"> and</w:t>
        </w:r>
      </w:ins>
      <w:r>
        <w:t xml:space="preserve"> edit</w:t>
      </w:r>
      <w:del w:id="464" w:author="JMRT R1 revision" w:date="2026-08-09T02:38:00Z" w16du:dateUtc="2026-08-09T06:38:00Z">
        <w:r>
          <w:delText>, or otherwise prepare</w:delText>
        </w:r>
      </w:del>
      <w:ins w:id="465" w:author="JMRT R1 revision" w:date="2026-08-09T02:38:00Z" w16du:dateUtc="2026-08-09T06:38:00Z">
        <w:r>
          <w:t xml:space="preserve"> portions of</w:t>
        </w:r>
      </w:ins>
      <w:r>
        <w:t xml:space="preserve"> the text</w:t>
      </w:r>
      <w:del w:id="466" w:author="JMRT R1 revision" w:date="2026-08-09T02:38:00Z" w16du:dateUtc="2026-08-09T06:38:00Z">
        <w:r>
          <w:delText xml:space="preserve"> of this manuscript</w:delText>
        </w:r>
      </w:del>
      <w:ins w:id="467" w:author="JMRT R1 revision" w:date="2026-08-09T02:38:00Z" w16du:dateUtc="2026-08-09T06:38:00Z">
        <w:r>
          <w:t>. No AI system generated experimental data or determined any reported measurement. All calculations were checked against their source databases, all numerical values were verified against the primary records, and the authors reviewed the entire manuscript and take full responsibility for its content</w:t>
        </w:r>
      </w:ins>
      <w:r>
        <w:t>.</w:t>
      </w:r>
    </w:p>
    <w:p w14:paraId="78E88D9E" w14:textId="77777777" w:rsidR="00043995" w:rsidRDefault="003F15EF">
      <w:pPr>
        <w:pStyle w:val="BodyText"/>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w:t>
      </w:r>
      <w:ins w:id="468" w:author="JMRT R1 revision" w:date="2026-08-09T02:38:00Z" w16du:dateUtc="2026-08-09T06:38:00Z">
        <w:r>
          <w:t xml:space="preserve"> The scripts used to compute the equilibrium step diagrams of Sec. 3.4, together with the resulting phase-fraction tables and the calculation logs, are also available on request; the thermodynamic databases themselves are the property of their respective authors and must be obtained from the sources cited in Sec. 2.6.</w:t>
        </w:r>
      </w:ins>
    </w:p>
    <w:p w14:paraId="0C8DCC14" w14:textId="77777777" w:rsidR="00043995" w:rsidRDefault="003F15EF">
      <w:r>
        <w:pict>
          <v:rect id="_x0000_i1033" style="width:0;height:1.5pt" o:hralign="center" o:hrstd="t" o:hr="t"/>
        </w:pict>
      </w:r>
    </w:p>
    <w:p w14:paraId="36DAE179" w14:textId="77777777" w:rsidR="00043995" w:rsidRDefault="003F15EF">
      <w:pPr>
        <w:pStyle w:val="Bibliography"/>
      </w:pPr>
      <w:bookmarkStart w:id="469" w:name="ref-merchant2023gnome"/>
      <w:bookmarkStart w:id="470" w:name="refs"/>
      <w:r>
        <w:t xml:space="preserve">[1] </w:t>
      </w:r>
      <w:r>
        <w:tab/>
        <w:t>A. Merchant, S. Batzner, S.S. Schoenholz, M. Aykol, G. Cheon, E.D. Cubuk, Scaling deep learning for materials discovery, Nature 624 (2023) 80–85. https://doi.org/</w:t>
      </w:r>
      <w:hyperlink r:id="rId13">
        <w:r>
          <w:rPr>
            <w:rStyle w:val="Hyperlink"/>
          </w:rPr>
          <w:t>10.1038/s41586-023-06735-9</w:t>
        </w:r>
      </w:hyperlink>
      <w:r>
        <w:t>.</w:t>
      </w:r>
    </w:p>
    <w:p w14:paraId="0608C05E" w14:textId="77777777" w:rsidR="00043995" w:rsidRDefault="003F15EF">
      <w:pPr>
        <w:pStyle w:val="Bibliography"/>
      </w:pPr>
      <w:bookmarkStart w:id="471" w:name="ref-comanici2025gemini"/>
      <w:bookmarkEnd w:id="469"/>
      <w:r>
        <w:t xml:space="preserve">[2] </w:t>
      </w:r>
      <w:r>
        <w:tab/>
        <w:t xml:space="preserve">Google DeepMind, Gemini 2.5: Pushing the frontier with advanced reasoning, multimodality, long context, and next-generation agentic capabilities, (2025). </w:t>
      </w:r>
      <w:hyperlink r:id="rId14">
        <w:r>
          <w:rPr>
            <w:rStyle w:val="Hyperlink"/>
          </w:rPr>
          <w:t>https://arxiv.org/abs/2507.06261</w:t>
        </w:r>
      </w:hyperlink>
      <w:r>
        <w:t>.</w:t>
      </w:r>
    </w:p>
    <w:p w14:paraId="18C88EB9" w14:textId="77777777" w:rsidR="00043995" w:rsidRDefault="003F15EF">
      <w:pPr>
        <w:pStyle w:val="Bibliography"/>
      </w:pPr>
      <w:bookmarkStart w:id="472" w:name="ref-xu2025deepresearch"/>
      <w:bookmarkEnd w:id="471"/>
      <w:r>
        <w:t xml:space="preserve">[3] </w:t>
      </w:r>
      <w:r>
        <w:tab/>
      </w:r>
      <w:r>
        <w:t xml:space="preserve">R. Xu, J. Peng, A comprehensive survey of deep research: Systems, methodologies, and applications, (2025). </w:t>
      </w:r>
      <w:hyperlink r:id="rId15">
        <w:r>
          <w:rPr>
            <w:rStyle w:val="Hyperlink"/>
          </w:rPr>
          <w:t>https://arxiv.org/abs/2506.12594</w:t>
        </w:r>
      </w:hyperlink>
      <w:r>
        <w:t>.</w:t>
      </w:r>
    </w:p>
    <w:p w14:paraId="61180800" w14:textId="77777777" w:rsidR="00043995" w:rsidRDefault="003F15EF">
      <w:pPr>
        <w:pStyle w:val="Bibliography"/>
      </w:pPr>
      <w:bookmarkStart w:id="473" w:name="ref-aims2022"/>
      <w:bookmarkEnd w:id="472"/>
      <w:r>
        <w:t xml:space="preserve">[4] </w:t>
      </w:r>
      <w:r>
        <w:tab/>
        <w:t>W. Trehern, R. Ortiz-Ayala, K.C. Atli, R. Arróyave, I. Karaman, Data-driven shape memory alloy discovery using artificial intelligence materials selection (AIMS) framework, Acta Materialia 228 (2022) 117751. https://doi.org/</w:t>
      </w:r>
      <w:hyperlink r:id="rId16">
        <w:r>
          <w:rPr>
            <w:rStyle w:val="Hyperlink"/>
          </w:rPr>
          <w:t>10.1016/j.actamat.2022.117751</w:t>
        </w:r>
      </w:hyperlink>
      <w:r>
        <w:t>.</w:t>
      </w:r>
    </w:p>
    <w:p w14:paraId="71F7DC10" w14:textId="77777777" w:rsidR="00043995" w:rsidRDefault="003F15EF">
      <w:pPr>
        <w:pStyle w:val="Bibliography"/>
      </w:pPr>
      <w:bookmarkStart w:id="474" w:name="ref-generativeinversion2025"/>
      <w:bookmarkEnd w:id="473"/>
      <w:r>
        <w:t xml:space="preserve">[5] </w:t>
      </w:r>
      <w:r>
        <w:tab/>
        <w:t>C. Li, P. Dang, Y. Xian, Y. Zhou, B. Shi, X. Ding, J. Sun, D. Xue, Generative inverse design for property-targeted materials design: Application to shape memory alloys, Advanced Functional Materials 36 (2026) 2527774. https://doi.org/</w:t>
      </w:r>
      <w:hyperlink r:id="rId17">
        <w:r>
          <w:rPr>
            <w:rStyle w:val="Hyperlink"/>
          </w:rPr>
          <w:t>10.1002/adfm.202527774</w:t>
        </w:r>
      </w:hyperlink>
      <w:r>
        <w:t>.</w:t>
      </w:r>
    </w:p>
    <w:p w14:paraId="4CC23983" w14:textId="77777777" w:rsidR="00043995" w:rsidRDefault="003F15EF">
      <w:pPr>
        <w:pStyle w:val="Bibliography"/>
      </w:pPr>
      <w:bookmarkStart w:id="475" w:name="ref-hu2024beyond"/>
      <w:bookmarkEnd w:id="474"/>
      <w:r>
        <w:t xml:space="preserve">[6] </w:t>
      </w:r>
      <w:r>
        <w:tab/>
        <w:t xml:space="preserve">Q. Hu, R. Han, M.J. Buehler, Beyond designer’s knowledge: Generating materials design hypotheses via large language models, (2024). </w:t>
      </w:r>
      <w:hyperlink r:id="rId18">
        <w:r>
          <w:rPr>
            <w:rStyle w:val="Hyperlink"/>
          </w:rPr>
          <w:t>https://arxiv.org/abs/2409.06756</w:t>
        </w:r>
      </w:hyperlink>
      <w:r>
        <w:t>.</w:t>
      </w:r>
    </w:p>
    <w:p w14:paraId="52253F6A" w14:textId="77777777" w:rsidR="00043995" w:rsidRDefault="003F15EF">
      <w:pPr>
        <w:pStyle w:val="Bibliography"/>
      </w:pPr>
      <w:bookmarkStart w:id="476" w:name="ref-otsuka2005physical"/>
      <w:bookmarkEnd w:id="475"/>
      <w:r>
        <w:t xml:space="preserve">[7] </w:t>
      </w:r>
      <w:r>
        <w:tab/>
        <w:t>K. Otsuka, C.M. Wayman, Physical metallurgy of titanium-nickel-based shape memory alloys, Cambridge University Press, Cambridge, UK, 1998.</w:t>
      </w:r>
    </w:p>
    <w:p w14:paraId="79FEA3C4" w14:textId="77777777" w:rsidR="00043995" w:rsidRDefault="003F15EF">
      <w:pPr>
        <w:pStyle w:val="Bibliography"/>
      </w:pPr>
      <w:bookmarkStart w:id="477" w:name="ref-lagoudas2008shape"/>
      <w:bookmarkEnd w:id="476"/>
      <w:r>
        <w:t xml:space="preserve">[8] </w:t>
      </w:r>
      <w:r>
        <w:tab/>
        <w:t>D.C. Lagoudas, ed., Shape memory alloys: Modeling and engineering applications, Springer, New York, 2008. https://doi.org/</w:t>
      </w:r>
      <w:hyperlink r:id="rId19">
        <w:r>
          <w:rPr>
            <w:rStyle w:val="Hyperlink"/>
          </w:rPr>
          <w:t>10.1007/978-0-387-47685-8</w:t>
        </w:r>
      </w:hyperlink>
      <w:r>
        <w:t>.</w:t>
      </w:r>
    </w:p>
    <w:p w14:paraId="38DD8360" w14:textId="77777777" w:rsidR="00043995" w:rsidRDefault="003F15EF">
      <w:pPr>
        <w:pStyle w:val="Bibliography"/>
      </w:pPr>
      <w:bookmarkStart w:id="478" w:name="ref-duerig1999overview"/>
      <w:bookmarkEnd w:id="477"/>
      <w:r>
        <w:t xml:space="preserve">[9] </w:t>
      </w:r>
      <w:r>
        <w:tab/>
      </w:r>
      <w:r>
        <w:t>T. Duerig, A. Pelton, D. Stöckel, An overview of nitinol medical applications, Materials Science and Engineering: A 273–275 (1999) 149–160. https://doi.org/</w:t>
      </w:r>
      <w:hyperlink r:id="rId20">
        <w:r>
          <w:rPr>
            <w:rStyle w:val="Hyperlink"/>
          </w:rPr>
          <w:t>10.1016/S0921-5093(99)00294-4</w:t>
        </w:r>
      </w:hyperlink>
      <w:r>
        <w:t>.</w:t>
      </w:r>
    </w:p>
    <w:p w14:paraId="2505C661" w14:textId="77777777" w:rsidR="00043995" w:rsidRDefault="003F15EF">
      <w:pPr>
        <w:pStyle w:val="Bibliography"/>
      </w:pPr>
      <w:bookmarkStart w:id="479" w:name="ref-mohd2014nitinol"/>
      <w:bookmarkEnd w:id="478"/>
      <w:r>
        <w:t xml:space="preserve">[10] </w:t>
      </w:r>
      <w:r>
        <w:tab/>
        <w:t>J. Mohd Jani, M. Leary, A. Subic, M.A. Gibson, A review of shape memory alloy research, applications and opportunities, Materials &amp; Design 56 (2014) 1078–1113. https://doi.org/</w:t>
      </w:r>
      <w:hyperlink r:id="rId21">
        <w:r>
          <w:rPr>
            <w:rStyle w:val="Hyperlink"/>
          </w:rPr>
          <w:t>10.1016/j.matdes.2013.11.084</w:t>
        </w:r>
      </w:hyperlink>
      <w:r>
        <w:t>.</w:t>
      </w:r>
    </w:p>
    <w:p w14:paraId="69983C2C" w14:textId="77777777" w:rsidR="00043995" w:rsidRDefault="003F15EF">
      <w:pPr>
        <w:pStyle w:val="Bibliography"/>
      </w:pPr>
      <w:bookmarkStart w:id="480" w:name="ref-cladera2014ironbased"/>
      <w:bookmarkEnd w:id="479"/>
      <w:r>
        <w:t xml:space="preserve">[11] </w:t>
      </w:r>
      <w:r>
        <w:tab/>
        <w:t>A. Cladera, B. Weber, C. Leinenbach, C. Czaderski, M. Shahverdi, M. Motavalli, Iron-based shape memory alloys for civil engineering structures: An overview, Construction and Building Materials 63 (2014) 281–293. https://doi.org/</w:t>
      </w:r>
      <w:hyperlink r:id="rId22">
        <w:r>
          <w:rPr>
            <w:rStyle w:val="Hyperlink"/>
          </w:rPr>
          <w:t>10.1016/j.conbuildmat.2014.04.032</w:t>
        </w:r>
      </w:hyperlink>
      <w:r>
        <w:t>.</w:t>
      </w:r>
    </w:p>
    <w:p w14:paraId="10494206" w14:textId="77777777" w:rsidR="00043995" w:rsidRDefault="003F15EF">
      <w:pPr>
        <w:pStyle w:val="Bibliography"/>
      </w:pPr>
      <w:bookmarkStart w:id="481" w:name="ref-omori2011superelastic"/>
      <w:bookmarkEnd w:id="480"/>
      <w:r>
        <w:t xml:space="preserve">[12] </w:t>
      </w:r>
      <w:r>
        <w:tab/>
      </w:r>
      <w:r>
        <w:t>T. Omori, K. Ando, M. Okano, X. Xu, Y. Tanaka, I. Ohnuma, R. Kainuma, K. Ishida, Superelastic effect in polycrystalline ferrous alloys, Science 333 (2011) 68–71. https://doi.org/</w:t>
      </w:r>
      <w:hyperlink r:id="rId23">
        <w:r>
          <w:rPr>
            <w:rStyle w:val="Hyperlink"/>
          </w:rPr>
          <w:t>10.1126/science.1202232</w:t>
        </w:r>
      </w:hyperlink>
      <w:r>
        <w:t>.</w:t>
      </w:r>
    </w:p>
    <w:p w14:paraId="65769214" w14:textId="77777777" w:rsidR="00043995" w:rsidRDefault="003F15EF">
      <w:pPr>
        <w:pStyle w:val="Bibliography"/>
      </w:pPr>
      <w:bookmarkStart w:id="482" w:name="ref-vollmer2016cyclic"/>
      <w:bookmarkEnd w:id="481"/>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hyperlink r:id="rId24">
        <w:r>
          <w:rPr>
            <w:rStyle w:val="Hyperlink"/>
          </w:rPr>
          <w:t>10.1016/j.scriptamat.2015.12.007</w:t>
        </w:r>
      </w:hyperlink>
      <w:r>
        <w:t>.</w:t>
      </w:r>
    </w:p>
    <w:p w14:paraId="10CF086C" w14:textId="77777777" w:rsidR="00043995" w:rsidRDefault="003F15EF">
      <w:pPr>
        <w:pStyle w:val="Bibliography"/>
      </w:pPr>
      <w:bookmarkStart w:id="483" w:name="ref-abuzaid2019femnnial"/>
      <w:bookmarkEnd w:id="482"/>
      <w:r>
        <w:t xml:space="preserve">[14] </w:t>
      </w:r>
      <w:r>
        <w:tab/>
        <w:t>W. Abuzaid, Y. Wu, R. Sidharth, F. Brenne, S. Alkan, M. Vollmer, P. Krooß, T. Niendorf, H. Sehitoglu, FeMnNiAl iron-based shape memory alloy: Promises and challenges, Shape Memory and Superelasticity 5 (2019) 384–396. https://doi.org/</w:t>
      </w:r>
      <w:hyperlink r:id="rId25">
        <w:r>
          <w:rPr>
            <w:rStyle w:val="Hyperlink"/>
          </w:rPr>
          <w:t>10.1007/s40830-019-00230-9</w:t>
        </w:r>
      </w:hyperlink>
      <w:r>
        <w:t>.</w:t>
      </w:r>
    </w:p>
    <w:p w14:paraId="7182D413" w14:textId="77777777" w:rsidR="00043995" w:rsidRDefault="003F15EF">
      <w:pPr>
        <w:pStyle w:val="Bibliography"/>
      </w:pPr>
      <w:bookmarkStart w:id="484" w:name="ref-omori2017martensitic"/>
      <w:bookmarkEnd w:id="483"/>
      <w:r>
        <w:t xml:space="preserve">[15] </w:t>
      </w:r>
      <w:r>
        <w:tab/>
        <w:t>T. Omori, R. Kainuma, Martensitic transformation and superelasticity in fe-mn-al-based shape memory alloys, Shape Memory and Superelasticity 3 (2017) 322–334. https://doi.org/</w:t>
      </w:r>
      <w:hyperlink r:id="rId26">
        <w:r>
          <w:rPr>
            <w:rStyle w:val="Hyperlink"/>
          </w:rPr>
          <w:t>10.1007/s40830-017-0129-9</w:t>
        </w:r>
      </w:hyperlink>
      <w:r>
        <w:t>.</w:t>
      </w:r>
    </w:p>
    <w:p w14:paraId="430EC9A0" w14:textId="77777777" w:rsidR="00043995" w:rsidRDefault="003F15EF">
      <w:pPr>
        <w:pStyle w:val="Bibliography"/>
      </w:pPr>
      <w:bookmarkStart w:id="485" w:name="ref-rahnama2017acta"/>
      <w:bookmarkEnd w:id="484"/>
      <w:r>
        <w:t xml:space="preserve">[16] </w:t>
      </w:r>
      <w:r>
        <w:tab/>
      </w:r>
      <w:del w:id="486" w:author="JMRT R1 revision" w:date="2026-08-09T02:38:00Z" w16du:dateUtc="2026-08-09T06:38:00Z">
        <w:r>
          <w:delText>T. Omori</w:delText>
        </w:r>
      </w:del>
      <w:ins w:id="487" w:author="JMRT R1 revision" w:date="2026-08-09T02:38:00Z" w16du:dateUtc="2026-08-09T06:38:00Z">
        <w:r>
          <w:t>A. Rahnama</w:t>
        </w:r>
      </w:ins>
      <w:r>
        <w:t xml:space="preserve">, H. </w:t>
      </w:r>
      <w:del w:id="488" w:author="JMRT R1 revision" w:date="2026-08-09T02:38:00Z" w16du:dateUtc="2026-08-09T06:38:00Z">
        <w:r>
          <w:delText>Iwaizako, R. Kainuma, Abnormal grain growth induced by cyclic heat treatment in Fe-Mn-Al-</w:delText>
        </w:r>
      </w:del>
      <w:ins w:id="489" w:author="JMRT R1 revision" w:date="2026-08-09T02:38:00Z" w16du:dateUtc="2026-08-09T06:38:00Z">
        <w:r>
          <w:t xml:space="preserve">Kotadia, S. Sridhar, Effect of </w:t>
        </w:r>
      </w:ins>
      <w:r>
        <w:t xml:space="preserve">Ni </w:t>
      </w:r>
      <w:del w:id="490" w:author="JMRT R1 revision" w:date="2026-08-09T02:38:00Z" w16du:dateUtc="2026-08-09T06:38:00Z">
        <w:r>
          <w:delText>superelastic alloy, Materials &amp; Design 101 (2016) 263–269.</w:delText>
        </w:r>
      </w:del>
      <w:ins w:id="491" w:author="JMRT R1 revision" w:date="2026-08-09T02:38:00Z" w16du:dateUtc="2026-08-09T06:38:00Z">
        <w:r>
          <w:t>alloying on the microstructural evolution and mechanical properties of two duplex light-weight steels during different annealing temperatures: Experiment and phase-field simulation, Acta Materialia 132 (2017) 627–643.</w:t>
        </w:r>
      </w:ins>
      <w:r>
        <w:t xml:space="preserve"> https://doi.org/</w:t>
      </w:r>
      <w:r>
        <w:fldChar w:fldCharType="begin"/>
      </w:r>
      <w:r>
        <w:instrText>HYPERLINK "https://doi.org/10.1016/j.</w:instrText>
      </w:r>
      <w:del w:id="492" w:author="JMRT R1 revision" w:date="2026-08-09T02:38:00Z" w16du:dateUtc="2026-08-09T06:38:00Z">
        <w:r w:rsidR="0015495A">
          <w:delInstrText>matdes.2016.04.011</w:delInstrText>
        </w:r>
      </w:del>
      <w:ins w:id="493" w:author="JMRT R1 revision" w:date="2026-08-09T02:38:00Z" w16du:dateUtc="2026-08-09T06:38:00Z">
        <w:r>
          <w:instrText>actamat.2017.03.043</w:instrText>
        </w:r>
      </w:ins>
      <w:r>
        <w:instrText>" \h</w:instrText>
      </w:r>
      <w:r>
        <w:fldChar w:fldCharType="separate"/>
      </w:r>
      <w:r>
        <w:rPr>
          <w:rStyle w:val="Hyperlink"/>
        </w:rPr>
        <w:t>10.1016/j.</w:t>
      </w:r>
      <w:del w:id="494" w:author="JMRT R1 revision" w:date="2026-08-09T02:38:00Z" w16du:dateUtc="2026-08-09T06:38:00Z">
        <w:r w:rsidR="0015495A">
          <w:rPr>
            <w:rStyle w:val="Hyperlink"/>
          </w:rPr>
          <w:delText>matdes.2016.04.011</w:delText>
        </w:r>
      </w:del>
      <w:ins w:id="495" w:author="JMRT R1 revision" w:date="2026-08-09T02:38:00Z" w16du:dateUtc="2026-08-09T06:38:00Z">
        <w:r>
          <w:rPr>
            <w:rStyle w:val="Hyperlink"/>
          </w:rPr>
          <w:t>actamat.2017.03.043</w:t>
        </w:r>
      </w:ins>
      <w:r>
        <w:fldChar w:fldCharType="end"/>
      </w:r>
      <w:r>
        <w:t>.</w:t>
      </w:r>
    </w:p>
    <w:p w14:paraId="2959C82F" w14:textId="77777777" w:rsidR="00043995" w:rsidRDefault="003F15EF">
      <w:pPr>
        <w:pStyle w:val="Bibliography"/>
        <w:rPr>
          <w:ins w:id="496" w:author="JMRT R1 revision" w:date="2026-08-09T02:38:00Z" w16du:dateUtc="2026-08-09T06:38:00Z"/>
        </w:rPr>
      </w:pPr>
      <w:bookmarkStart w:id="497" w:name="ref-saha2022jom"/>
      <w:bookmarkEnd w:id="485"/>
      <w:del w:id="498" w:author="JMRT R1 revision" w:date="2026-08-09T02:38:00Z" w16du:dateUtc="2026-08-09T06:38:00Z">
        <w:r>
          <w:delText>[17</w:delText>
        </w:r>
      </w:del>
      <w:ins w:id="499" w:author="JMRT R1 revision" w:date="2026-08-09T02:38:00Z" w16du:dateUtc="2026-08-09T06:38:00Z">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r>
          <w:fldChar w:fldCharType="begin"/>
        </w:r>
        <w:r>
          <w:instrText>HYPERLINK "https://doi.org/10.1007/s11837-022-05349-2" \h</w:instrText>
        </w:r>
        <w:r>
          <w:fldChar w:fldCharType="separate"/>
        </w:r>
        <w:r>
          <w:rPr>
            <w:rStyle w:val="Hyperlink"/>
          </w:rPr>
          <w:t>10.1007/s11837-022-05349-2</w:t>
        </w:r>
        <w:r>
          <w:fldChar w:fldCharType="end"/>
        </w:r>
        <w:r>
          <w:t>.</w:t>
        </w:r>
      </w:ins>
    </w:p>
    <w:p w14:paraId="74616A5E" w14:textId="77777777" w:rsidR="00043995" w:rsidRDefault="003F15EF">
      <w:pPr>
        <w:pStyle w:val="Bibliography"/>
        <w:rPr>
          <w:ins w:id="500" w:author="JMRT R1 revision" w:date="2026-08-09T02:38:00Z" w16du:dateUtc="2026-08-09T06:38:00Z"/>
        </w:rPr>
      </w:pPr>
      <w:bookmarkStart w:id="501" w:name="ref-omori2016agg"/>
      <w:bookmarkEnd w:id="497"/>
      <w:ins w:id="502" w:author="JMRT R1 revision" w:date="2026-08-09T02:38:00Z" w16du:dateUtc="2026-08-09T06:38:00Z">
        <w:r>
          <w:t xml:space="preserve">[18] </w:t>
        </w:r>
        <w:r>
          <w:tab/>
          <w:t xml:space="preserve">T. Omori, H. Iwaizako, R. Kainuma, Abnormal grain growth induced by cyclic heat treatment in </w:t>
        </w:r>
        <w:r>
          <w:t>Fe-Mn-Al-Ni superelastic alloy, Materials &amp; Design 101 (2016) 263–269. https://doi.org/</w:t>
        </w:r>
        <w:r>
          <w:fldChar w:fldCharType="begin"/>
        </w:r>
        <w:r>
          <w:instrText>HYPERLINK "https://doi.org/10.1016/j.matdes.2016.04.011" \h</w:instrText>
        </w:r>
        <w:r>
          <w:fldChar w:fldCharType="separate"/>
        </w:r>
        <w:r>
          <w:rPr>
            <w:rStyle w:val="Hyperlink"/>
          </w:rPr>
          <w:t>10.1016/j.matdes.2016.04.011</w:t>
        </w:r>
        <w:r>
          <w:fldChar w:fldCharType="end"/>
        </w:r>
        <w:r>
          <w:t>.</w:t>
        </w:r>
      </w:ins>
    </w:p>
    <w:p w14:paraId="583A9A4C" w14:textId="77777777" w:rsidR="00043995" w:rsidRDefault="003F15EF">
      <w:pPr>
        <w:pStyle w:val="Bibliography"/>
      </w:pPr>
      <w:bookmarkStart w:id="503" w:name="ref-tai2024ssrf"/>
      <w:bookmarkEnd w:id="501"/>
      <w:ins w:id="504" w:author="JMRT R1 revision" w:date="2026-08-09T02:38:00Z" w16du:dateUtc="2026-08-09T06:38:00Z">
        <w:r>
          <w:t>[19</w:t>
        </w:r>
      </w:ins>
      <w:r>
        <w:t xml:space="preserve">] </w:t>
      </w:r>
      <w:r>
        <w:tab/>
        <w:t>R.Z. Tai, Z.T. Zhao, Overview of SSRF phase-II beamlines, Nuclear Science and Techniques 35 (2024) 137. https://doi.org/</w:t>
      </w:r>
      <w:hyperlink r:id="rId27">
        <w:r>
          <w:rPr>
            <w:rStyle w:val="Hyperlink"/>
          </w:rPr>
          <w:t>10.1007/s41365-024-01487-1</w:t>
        </w:r>
      </w:hyperlink>
      <w:r>
        <w:t>.</w:t>
      </w:r>
    </w:p>
    <w:p w14:paraId="5B3E4314" w14:textId="77777777" w:rsidR="00043995" w:rsidRDefault="003F15EF">
      <w:pPr>
        <w:pStyle w:val="Bibliography"/>
      </w:pPr>
      <w:bookmarkStart w:id="505" w:name="ref-yang2024ssrf"/>
      <w:bookmarkEnd w:id="503"/>
      <w:r>
        <w:t>[</w:t>
      </w:r>
      <w:del w:id="506" w:author="JMRT R1 revision" w:date="2026-08-09T02:38:00Z" w16du:dateUtc="2026-08-09T06:38:00Z">
        <w:r>
          <w:delText>18</w:delText>
        </w:r>
      </w:del>
      <w:ins w:id="507" w:author="JMRT R1 revision" w:date="2026-08-09T02:38:00Z" w16du:dateUtc="2026-08-09T06:38:00Z">
        <w:r>
          <w:t>20</w:t>
        </w:r>
      </w:ins>
      <w:r>
        <w:t xml:space="preserve">] </w:t>
      </w:r>
      <w:r>
        <w:tab/>
        <w:t xml:space="preserve">K. Yang, Z.-H. Dong, C.-Y. Zhou, Z.-L. Zhao, D.-X. Liang, S.-C. Cao, others, Ultrahard X-ray </w:t>
      </w:r>
      <w:r>
        <w:t>multifunctional application beamline at the SSRF, Nuclear Science and Techniques 35 (2024) 98. https://doi.org/</w:t>
      </w:r>
      <w:hyperlink r:id="rId28">
        <w:r>
          <w:rPr>
            <w:rStyle w:val="Hyperlink"/>
          </w:rPr>
          <w:t>10.1007/s41365-024-01468-4</w:t>
        </w:r>
      </w:hyperlink>
      <w:r>
        <w:t>.</w:t>
      </w:r>
    </w:p>
    <w:p w14:paraId="7EA03E90" w14:textId="77777777" w:rsidR="00043995" w:rsidRDefault="003F15EF">
      <w:pPr>
        <w:pStyle w:val="Bibliography"/>
      </w:pPr>
      <w:bookmarkStart w:id="508" w:name="ref-hammersley1998fit2d"/>
      <w:bookmarkEnd w:id="505"/>
      <w:r>
        <w:t>[</w:t>
      </w:r>
      <w:del w:id="509" w:author="JMRT R1 revision" w:date="2026-08-09T02:38:00Z" w16du:dateUtc="2026-08-09T06:38:00Z">
        <w:r>
          <w:delText>19</w:delText>
        </w:r>
      </w:del>
      <w:ins w:id="510" w:author="JMRT R1 revision" w:date="2026-08-09T02:38:00Z" w16du:dateUtc="2026-08-09T06:38:00Z">
        <w:r>
          <w:t>21</w:t>
        </w:r>
      </w:ins>
      <w:r>
        <w:t xml:space="preserve">] </w:t>
      </w:r>
      <w:r>
        <w:tab/>
        <w:t>A.P. Hammersley, FIT2D V9.129 reference manual V3.1, (1998).</w:t>
      </w:r>
    </w:p>
    <w:p w14:paraId="648D1485" w14:textId="77777777" w:rsidR="00043995" w:rsidRDefault="003F15EF">
      <w:pPr>
        <w:pStyle w:val="Bibliography"/>
      </w:pPr>
      <w:bookmarkStart w:id="511" w:name="ref-rietveld1969"/>
      <w:bookmarkEnd w:id="508"/>
      <w:r>
        <w:t>[</w:t>
      </w:r>
      <w:del w:id="512" w:author="JMRT R1 revision" w:date="2026-08-09T02:38:00Z" w16du:dateUtc="2026-08-09T06:38:00Z">
        <w:r>
          <w:delText>20</w:delText>
        </w:r>
      </w:del>
      <w:ins w:id="513" w:author="JMRT R1 revision" w:date="2026-08-09T02:38:00Z" w16du:dateUtc="2026-08-09T06:38:00Z">
        <w:r>
          <w:t>22</w:t>
        </w:r>
      </w:ins>
      <w:r>
        <w:t xml:space="preserve">] </w:t>
      </w:r>
      <w:r>
        <w:tab/>
        <w:t>H.M. Rietveld, A profile refinement method for nuclear and magnetic structures, Journal of Applied Crystallography 2 (1969) 65–71. https://doi.org/</w:t>
      </w:r>
      <w:hyperlink r:id="rId29">
        <w:r>
          <w:rPr>
            <w:rStyle w:val="Hyperlink"/>
          </w:rPr>
          <w:t>10.1107/S0021889869006558</w:t>
        </w:r>
      </w:hyperlink>
      <w:r>
        <w:t>.</w:t>
      </w:r>
    </w:p>
    <w:p w14:paraId="1359160D" w14:textId="77777777" w:rsidR="00043995" w:rsidRDefault="003F15EF">
      <w:pPr>
        <w:pStyle w:val="Bibliography"/>
      </w:pPr>
      <w:bookmarkStart w:id="514" w:name="ref-lutterotti1997maud"/>
      <w:bookmarkEnd w:id="511"/>
      <w:r>
        <w:t>[</w:t>
      </w:r>
      <w:del w:id="515" w:author="JMRT R1 revision" w:date="2026-08-09T02:38:00Z" w16du:dateUtc="2026-08-09T06:38:00Z">
        <w:r>
          <w:delText>21</w:delText>
        </w:r>
      </w:del>
      <w:ins w:id="516" w:author="JMRT R1 revision" w:date="2026-08-09T02:38:00Z" w16du:dateUtc="2026-08-09T06:38:00Z">
        <w:r>
          <w:t>23</w:t>
        </w:r>
      </w:ins>
      <w:r>
        <w:t xml:space="preserve">] </w:t>
      </w:r>
      <w:r>
        <w:tab/>
        <w:t>L. Lutterotti, S. Matthies, H.R. Wenk, A.S. Schultz, J.W. Richardson, Combined texture and structure analysis of deformed limestone from time-of-flight neutron diffraction spectra, Journal of Applied Physics 81 (1997) 594–600. https://doi.org/</w:t>
      </w:r>
      <w:hyperlink r:id="rId30">
        <w:r>
          <w:rPr>
            <w:rStyle w:val="Hyperlink"/>
          </w:rPr>
          <w:t>10.1063/1.364220</w:t>
        </w:r>
      </w:hyperlink>
      <w:r>
        <w:t>.</w:t>
      </w:r>
    </w:p>
    <w:p w14:paraId="5BAF9B21" w14:textId="77777777" w:rsidR="00043995" w:rsidRDefault="003F15EF">
      <w:pPr>
        <w:pStyle w:val="Bibliography"/>
        <w:rPr>
          <w:ins w:id="517" w:author="JMRT R1 revision" w:date="2026-08-09T02:38:00Z" w16du:dateUtc="2026-08-09T06:38:00Z"/>
        </w:rPr>
      </w:pPr>
      <w:bookmarkStart w:id="518" w:name="ref-lukas2007calphad"/>
      <w:bookmarkEnd w:id="514"/>
      <w:del w:id="519" w:author="JMRT R1 revision" w:date="2026-08-09T02:38:00Z" w16du:dateUtc="2026-08-09T06:38:00Z">
        <w:r>
          <w:delText>[22</w:delText>
        </w:r>
      </w:del>
      <w:ins w:id="520" w:author="JMRT R1 revision" w:date="2026-08-09T02:38:00Z" w16du:dateUtc="2026-08-09T06:38:00Z">
        <w:r>
          <w:t xml:space="preserve">[24] </w:t>
        </w:r>
        <w:r>
          <w:tab/>
          <w:t>H.L. Lukas, S.G. Fries, B. Sundman, Computational thermodynamics: The calphad method, Cambridge University Press, Cambridge, 2007. https://doi.org/</w:t>
        </w:r>
        <w:r>
          <w:fldChar w:fldCharType="begin"/>
        </w:r>
        <w:r>
          <w:instrText>HYPERLINK "https://doi.org/10.1017/CBO9780511804137" \h</w:instrText>
        </w:r>
        <w:r>
          <w:fldChar w:fldCharType="separate"/>
        </w:r>
        <w:r>
          <w:rPr>
            <w:rStyle w:val="Hyperlink"/>
          </w:rPr>
          <w:t>10.1017/CBO9780511804137</w:t>
        </w:r>
        <w:r>
          <w:fldChar w:fldCharType="end"/>
        </w:r>
        <w:r>
          <w:t>.</w:t>
        </w:r>
      </w:ins>
    </w:p>
    <w:p w14:paraId="7ADF39D8" w14:textId="77777777" w:rsidR="00043995" w:rsidRDefault="003F15EF">
      <w:pPr>
        <w:pStyle w:val="Bibliography"/>
        <w:rPr>
          <w:ins w:id="521" w:author="JMRT R1 revision" w:date="2026-08-09T02:38:00Z" w16du:dateUtc="2026-08-09T06:38:00Z"/>
        </w:rPr>
      </w:pPr>
      <w:bookmarkStart w:id="522" w:name="ref-otis2017pycalphad"/>
      <w:bookmarkEnd w:id="518"/>
      <w:ins w:id="523" w:author="JMRT R1 revision" w:date="2026-08-09T02:38:00Z" w16du:dateUtc="2026-08-09T06:38:00Z">
        <w:r>
          <w:t xml:space="preserve">[25] </w:t>
        </w:r>
        <w:r>
          <w:tab/>
          <w:t>R. Otis, Z.-K. Liu, Pycalphad: CALPHAD-based computational thermodynamics in Python, Journal of Open Research Software 5 (2017) 1. https://doi.org/</w:t>
        </w:r>
        <w:r>
          <w:fldChar w:fldCharType="begin"/>
        </w:r>
        <w:r>
          <w:instrText>HYPERLINK "https://doi.org/10.5334/jors.140" \h</w:instrText>
        </w:r>
        <w:r>
          <w:fldChar w:fldCharType="separate"/>
        </w:r>
        <w:r>
          <w:rPr>
            <w:rStyle w:val="Hyperlink"/>
          </w:rPr>
          <w:t>10.5334/jors.140</w:t>
        </w:r>
        <w:r>
          <w:fldChar w:fldCharType="end"/>
        </w:r>
        <w:r>
          <w:t>.</w:t>
        </w:r>
      </w:ins>
    </w:p>
    <w:p w14:paraId="60BB1325" w14:textId="77777777" w:rsidR="00043995" w:rsidRDefault="003F15EF">
      <w:pPr>
        <w:pStyle w:val="Bibliography"/>
        <w:rPr>
          <w:ins w:id="524" w:author="JMRT R1 revision" w:date="2026-08-09T02:38:00Z" w16du:dateUtc="2026-08-09T06:38:00Z"/>
        </w:rPr>
      </w:pPr>
      <w:bookmarkStart w:id="525" w:name="ref-hallstedt2017mpea"/>
      <w:bookmarkEnd w:id="522"/>
      <w:ins w:id="526" w:author="JMRT R1 revision" w:date="2026-08-09T02:38:00Z" w16du:dateUtc="2026-08-09T06:38:00Z">
        <w:r>
          <w:t xml:space="preserve">[26] </w:t>
        </w:r>
        <w:r>
          <w:tab/>
          <w:t>B. Hallstedt, Database for high entropy alloys (mpea), version 2b, (2017).</w:t>
        </w:r>
      </w:ins>
    </w:p>
    <w:p w14:paraId="03DA6011" w14:textId="77777777" w:rsidR="00043995" w:rsidRDefault="003F15EF">
      <w:pPr>
        <w:pStyle w:val="Bibliography"/>
        <w:rPr>
          <w:ins w:id="527" w:author="JMRT R1 revision" w:date="2026-08-09T02:38:00Z" w16du:dateUtc="2026-08-09T06:38:00Z"/>
        </w:rPr>
      </w:pPr>
      <w:bookmarkStart w:id="528" w:name="ref-hallstedt2023mpea"/>
      <w:bookmarkEnd w:id="525"/>
      <w:ins w:id="529" w:author="JMRT R1 revision" w:date="2026-08-09T02:38:00Z" w16du:dateUtc="2026-08-09T06:38:00Z">
        <w:r>
          <w:t xml:space="preserve">[27] </w:t>
        </w:r>
        <w:r>
          <w:tab/>
        </w:r>
        <w:r>
          <w:t>B. Hallstedt, M. Noori, F. Kies, F. Oppermann, C. Haase, Thermodynamic database for multi-principal element alloys within the system Al–Co–Cr–Fe–Mn–Ni–C, Calphad 83 (2023) 102644. https://doi.org/</w:t>
        </w:r>
        <w:r>
          <w:fldChar w:fldCharType="begin"/>
        </w:r>
        <w:r>
          <w:instrText>HYPERLINK "https://doi.org/10.1016/j.calphad.2023.102644" \h</w:instrText>
        </w:r>
        <w:r>
          <w:fldChar w:fldCharType="separate"/>
        </w:r>
        <w:r>
          <w:rPr>
            <w:rStyle w:val="Hyperlink"/>
          </w:rPr>
          <w:t>10.1016/j.calphad.2023.102644</w:t>
        </w:r>
        <w:r>
          <w:fldChar w:fldCharType="end"/>
        </w:r>
        <w:r>
          <w:t>.</w:t>
        </w:r>
      </w:ins>
    </w:p>
    <w:p w14:paraId="6BA415AF" w14:textId="77777777" w:rsidR="00043995" w:rsidRDefault="003F15EF">
      <w:pPr>
        <w:pStyle w:val="Bibliography"/>
        <w:rPr>
          <w:ins w:id="530" w:author="JMRT R1 revision" w:date="2026-08-09T02:38:00Z" w16du:dateUtc="2026-08-09T06:38:00Z"/>
        </w:rPr>
      </w:pPr>
      <w:bookmarkStart w:id="531" w:name="ref-prechimn04"/>
      <w:bookmarkEnd w:id="528"/>
      <w:ins w:id="532" w:author="JMRT R1 revision" w:date="2026-08-09T02:38:00Z" w16du:dateUtc="2026-08-09T06:38:00Z">
        <w:r>
          <w:t xml:space="preserve">[28] </w:t>
        </w:r>
        <w:r>
          <w:tab/>
          <w:t>B. Hallstedt, A.V. Khvan, B.B. Lindahl, M. Selleby, S. Liu, PrecHiMn-4 — a thermodynamic database for high-Mn steels, Calphad 56 (2017) 49–57. https://doi.org/</w:t>
        </w:r>
        <w:r>
          <w:fldChar w:fldCharType="begin"/>
        </w:r>
        <w:r>
          <w:instrText>HYPERLINK "https://doi.org/10.1016/j.calphad.2016.11.006" \h</w:instrText>
        </w:r>
        <w:r>
          <w:fldChar w:fldCharType="separate"/>
        </w:r>
        <w:r>
          <w:rPr>
            <w:rStyle w:val="Hyperlink"/>
          </w:rPr>
          <w:t>10.1016/j.calphad.2016.11.006</w:t>
        </w:r>
        <w:r>
          <w:fldChar w:fldCharType="end"/>
        </w:r>
        <w:r>
          <w:t>.</w:t>
        </w:r>
      </w:ins>
    </w:p>
    <w:p w14:paraId="10E0CC8B" w14:textId="77777777" w:rsidR="00043995" w:rsidRDefault="003F15EF">
      <w:pPr>
        <w:pStyle w:val="Bibliography"/>
        <w:rPr>
          <w:ins w:id="533" w:author="JMRT R1 revision" w:date="2026-08-09T02:38:00Z" w16du:dateUtc="2026-08-09T06:38:00Z"/>
        </w:rPr>
      </w:pPr>
      <w:bookmarkStart w:id="534" w:name="ref-mcfe"/>
      <w:bookmarkEnd w:id="531"/>
      <w:ins w:id="535" w:author="JMRT R1 revision" w:date="2026-08-09T02:38:00Z" w16du:dateUtc="2026-08-09T06:38:00Z">
        <w:r>
          <w:t xml:space="preserve">[29] </w:t>
        </w:r>
        <w:r>
          <w:tab/>
          <w:t>E. Povoden-Karadeniz, MatCalc thermodynamic steel database mc_fe, version 2.059, (2016).</w:t>
        </w:r>
      </w:ins>
    </w:p>
    <w:p w14:paraId="1B13AE9D" w14:textId="77777777" w:rsidR="00043995" w:rsidRDefault="003F15EF">
      <w:pPr>
        <w:pStyle w:val="Bibliography"/>
      </w:pPr>
      <w:bookmarkStart w:id="536" w:name="ref-tanaka2010science"/>
      <w:bookmarkEnd w:id="534"/>
      <w:ins w:id="537" w:author="JMRT R1 revision" w:date="2026-08-09T02:38:00Z" w16du:dateUtc="2026-08-09T06:38:00Z">
        <w:r>
          <w:t>[30</w:t>
        </w:r>
      </w:ins>
      <w:r>
        <w:t xml:space="preserve">] </w:t>
      </w:r>
      <w:r>
        <w:tab/>
        <w:t>Y. Tanaka, Y. Himuro, R. Kainuma, Y. Sutou, T. Omori, K. Ishida, Ferrous polycrystalline shape-memory alloy showing huge superelasticity, Science 327 (2010) 1488–1490. https://doi.org/</w:t>
      </w:r>
      <w:hyperlink r:id="rId31">
        <w:r>
          <w:rPr>
            <w:rStyle w:val="Hyperlink"/>
          </w:rPr>
          <w:t>10.1126/science.1183169</w:t>
        </w:r>
      </w:hyperlink>
      <w:r>
        <w:t>.</w:t>
      </w:r>
    </w:p>
    <w:p w14:paraId="5D1E86C3" w14:textId="77777777" w:rsidR="00043995" w:rsidRDefault="003F15EF">
      <w:pPr>
        <w:pStyle w:val="Bibliography"/>
      </w:pPr>
      <w:bookmarkStart w:id="538" w:name="ref-vollmer2019natcomm"/>
      <w:bookmarkEnd w:id="536"/>
      <w:r>
        <w:t>[</w:t>
      </w:r>
      <w:del w:id="539" w:author="JMRT R1 revision" w:date="2026-08-09T02:38:00Z" w16du:dateUtc="2026-08-09T06:38:00Z">
        <w:r>
          <w:delText>23</w:delText>
        </w:r>
      </w:del>
      <w:ins w:id="540" w:author="JMRT R1 revision" w:date="2026-08-09T02:38:00Z" w16du:dateUtc="2026-08-09T06:38:00Z">
        <w:r>
          <w:t>31</w:t>
        </w:r>
      </w:ins>
      <w:r>
        <w:t xml:space="preserve">] </w:t>
      </w:r>
      <w:r>
        <w:tab/>
      </w:r>
      <w:r>
        <w:t>M. Vollmer, T. Arold, M.J. Kriegel, V. Klemm, S. Degener, J. Freudenberger, T. Niendorf, Promoting abnormal grain growth in Fe-based shape memory alloys through compositional adjustments, Nature Communications 10 (2019) 2337. https://doi.org/</w:t>
      </w:r>
      <w:hyperlink r:id="rId32">
        <w:r>
          <w:rPr>
            <w:rStyle w:val="Hyperlink"/>
          </w:rPr>
          <w:t>10.1038/s41467-019-10308-8</w:t>
        </w:r>
      </w:hyperlink>
      <w:r>
        <w:t>.</w:t>
      </w:r>
    </w:p>
    <w:p w14:paraId="7724DCD9" w14:textId="77777777" w:rsidR="00043995" w:rsidRDefault="003F15EF">
      <w:pPr>
        <w:pStyle w:val="Bibliography"/>
        <w:rPr>
          <w:ins w:id="541" w:author="JMRT R1 revision" w:date="2026-08-09T02:38:00Z" w16du:dateUtc="2026-08-09T06:38:00Z"/>
        </w:rPr>
      </w:pPr>
      <w:bookmarkStart w:id="542" w:name="ref-bhadeshia2010steels"/>
      <w:bookmarkEnd w:id="538"/>
      <w:r>
        <w:t>[</w:t>
      </w:r>
      <w:del w:id="543" w:author="JMRT R1 revision" w:date="2026-08-09T02:38:00Z" w16du:dateUtc="2026-08-09T06:38:00Z">
        <w:r>
          <w:delText>24</w:delText>
        </w:r>
      </w:del>
      <w:ins w:id="544" w:author="JMRT R1 revision" w:date="2026-08-09T02:38:00Z" w16du:dateUtc="2026-08-09T06:38:00Z">
        <w:r>
          <w:t>32</w:t>
        </w:r>
      </w:ins>
      <w:r>
        <w:t xml:space="preserve">] </w:t>
      </w:r>
      <w:r>
        <w:tab/>
        <w:t>H.K.D.H. Bhadeshia, R.W.K. Honeycombe, Steels: Microstructure and properties, Fourth, Elsevier Butterworth-Heinemann, Oxford, 2017.</w:t>
      </w:r>
    </w:p>
    <w:p w14:paraId="5C397441" w14:textId="77777777" w:rsidR="00043995" w:rsidRDefault="003F15EF">
      <w:pPr>
        <w:pStyle w:val="Bibliography"/>
        <w:rPr>
          <w:ins w:id="545" w:author="JMRT R1 revision" w:date="2026-08-09T02:38:00Z" w16du:dateUtc="2026-08-09T06:38:00Z"/>
        </w:rPr>
      </w:pPr>
      <w:bookmarkStart w:id="546" w:name="ref-omori2012apl"/>
      <w:bookmarkEnd w:id="542"/>
      <w:ins w:id="547" w:author="JMRT R1 revision" w:date="2026-08-09T02:38:00Z" w16du:dateUtc="2026-08-09T06:38:00Z">
        <w:r>
          <w:t xml:space="preserve">[33] </w:t>
        </w:r>
        <w:r>
          <w:tab/>
        </w:r>
        <w:r>
          <w:t>T. Omori, M. Nagasako, M. Okano, K. Endo, R. Kainuma, Microstructure and martensitic transformation in the Fe-Mn-Al-Ni shape memory alloy with B2-type coherent fine particles, Applied Physics Letters 101 (2012) 231907. https://doi.org/</w:t>
        </w:r>
        <w:r>
          <w:fldChar w:fldCharType="begin"/>
        </w:r>
        <w:r>
          <w:instrText>HYPERLINK "https://doi.org/10.1063/1.4769375" \h</w:instrText>
        </w:r>
        <w:r>
          <w:fldChar w:fldCharType="separate"/>
        </w:r>
        <w:r>
          <w:rPr>
            <w:rStyle w:val="Hyperlink"/>
          </w:rPr>
          <w:t>10.1063/1.4769375</w:t>
        </w:r>
        <w:r>
          <w:fldChar w:fldCharType="end"/>
        </w:r>
        <w:r>
          <w:t>.</w:t>
        </w:r>
      </w:ins>
    </w:p>
    <w:p w14:paraId="232DD288" w14:textId="77777777" w:rsidR="00043995" w:rsidRDefault="003F15EF">
      <w:pPr>
        <w:pStyle w:val="Bibliography"/>
        <w:rPr>
          <w:ins w:id="548" w:author="JMRT R1 revision" w:date="2026-08-09T02:38:00Z" w16du:dateUtc="2026-08-09T06:38:00Z"/>
        </w:rPr>
      </w:pPr>
      <w:bookmarkStart w:id="549" w:name="ref-laroca2017jalcom"/>
      <w:bookmarkEnd w:id="546"/>
      <w:ins w:id="550" w:author="JMRT R1 revision" w:date="2026-08-09T02:38:00Z" w16du:dateUtc="2026-08-09T06:38:00Z">
        <w:r>
          <w:t xml:space="preserve">[34] </w:t>
        </w:r>
        <w:r>
          <w:tab/>
          <w:t>P. La Roca, A. Baruj, C.E. Sobrero, J.A. Malarría, M. Sade, Nanoprecipitation effects on phase stability of Fe-Mn-Al-Ni alloys, Journal of Alloys and Compounds 708 (2017) 422–427. https://doi.org/</w:t>
        </w:r>
        <w:r>
          <w:fldChar w:fldCharType="begin"/>
        </w:r>
        <w:r>
          <w:instrText>HYPERLINK "https://doi.org/10.1016/j.jallcom.2017.02.280" \h</w:instrText>
        </w:r>
        <w:r>
          <w:fldChar w:fldCharType="separate"/>
        </w:r>
        <w:r>
          <w:rPr>
            <w:rStyle w:val="Hyperlink"/>
          </w:rPr>
          <w:t>10.1016/j.jallcom.2017.02.280</w:t>
        </w:r>
        <w:r>
          <w:fldChar w:fldCharType="end"/>
        </w:r>
        <w:r>
          <w:t>.</w:t>
        </w:r>
      </w:ins>
    </w:p>
    <w:p w14:paraId="2FF27AFB" w14:textId="77777777" w:rsidR="00043995" w:rsidRDefault="003F15EF">
      <w:pPr>
        <w:pStyle w:val="Bibliography"/>
      </w:pPr>
      <w:bookmarkStart w:id="551" w:name="ref-heo2012mmta"/>
      <w:bookmarkEnd w:id="549"/>
      <w:ins w:id="552" w:author="JMRT R1 revision" w:date="2026-08-09T02:38:00Z" w16du:dateUtc="2026-08-09T06:38:00Z">
        <w:r>
          <w:t xml:space="preserve">[35] </w:t>
        </w:r>
        <w:r>
          <w:tab/>
          <w:t>Y.-U. Heo, Y.-Y. Song, S.-J. Park, H.K.D.H. Bhadeshia, D.-W. Suh, Influence of silicon in low density Fe-C-Mn-Al steel, Metallurgical and Materials Transactions A 43 (2012) 1731–1735. https://doi.org/</w:t>
        </w:r>
        <w:r>
          <w:fldChar w:fldCharType="begin"/>
        </w:r>
        <w:r>
          <w:instrText>HYPERLINK "https://doi.org/10.1007/s11661-012-1149-x" \h</w:instrText>
        </w:r>
        <w:r>
          <w:fldChar w:fldCharType="separate"/>
        </w:r>
        <w:r>
          <w:rPr>
            <w:rStyle w:val="Hyperlink"/>
          </w:rPr>
          <w:t>10.1007/s11661-012-1149-x</w:t>
        </w:r>
        <w:r>
          <w:fldChar w:fldCharType="end"/>
        </w:r>
        <w:r>
          <w:t>.</w:t>
        </w:r>
      </w:ins>
      <w:bookmarkEnd w:id="450"/>
      <w:bookmarkEnd w:id="470"/>
      <w:bookmarkEnd w:id="551"/>
    </w:p>
    <w:sectPr w:rsidR="000439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77932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43995"/>
    <w:rsid w:val="000C7E0B"/>
    <w:rsid w:val="0015495A"/>
    <w:rsid w:val="002C5EFD"/>
    <w:rsid w:val="003F15EF"/>
    <w:rsid w:val="00632F98"/>
    <w:rsid w:val="006E4435"/>
    <w:rsid w:val="007E751E"/>
    <w:rsid w:val="00914900"/>
    <w:rsid w:val="00DC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A1FEE6-78B6-4265-B654-11694A50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7E75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586-023-06735-9" TargetMode="External"/><Relationship Id="rId18" Type="http://schemas.openxmlformats.org/officeDocument/2006/relationships/hyperlink" Target="https://arxiv.org/abs/2409.06756" TargetMode="External"/><Relationship Id="rId26" Type="http://schemas.openxmlformats.org/officeDocument/2006/relationships/hyperlink" Target="https://doi.org/10.1007/s40830-017-0129-9" TargetMode="External"/><Relationship Id="rId3" Type="http://schemas.openxmlformats.org/officeDocument/2006/relationships/settings" Target="settings.xml"/><Relationship Id="rId21" Type="http://schemas.openxmlformats.org/officeDocument/2006/relationships/hyperlink" Target="https://doi.org/10.1016/j.matdes.2013.11.084" TargetMode="External"/><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hyperlink" Target="https://doi.org/10.1002/adfm.202527774" TargetMode="External"/><Relationship Id="rId25" Type="http://schemas.openxmlformats.org/officeDocument/2006/relationships/hyperlink" Target="https://doi.org/10.1007/s40830-019-00230-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actamat.2022.117751" TargetMode="External"/><Relationship Id="rId20" Type="http://schemas.openxmlformats.org/officeDocument/2006/relationships/hyperlink" Target="https://doi.org/10.1016/S0921-5093(99)00294-4" TargetMode="External"/><Relationship Id="rId29" Type="http://schemas.openxmlformats.org/officeDocument/2006/relationships/hyperlink" Target="https://doi.org/10.1107/S0021889869006558"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doi.org/10.1016/j.scriptamat.2015.12.007" TargetMode="External"/><Relationship Id="rId32" Type="http://schemas.openxmlformats.org/officeDocument/2006/relationships/hyperlink" Target="https://doi.org/10.1038/s41467-019-10308-8" TargetMode="External"/><Relationship Id="rId5" Type="http://schemas.openxmlformats.org/officeDocument/2006/relationships/image" Target="media/image1.jpg"/><Relationship Id="rId15" Type="http://schemas.openxmlformats.org/officeDocument/2006/relationships/hyperlink" Target="https://arxiv.org/abs/2506.12594" TargetMode="External"/><Relationship Id="rId23" Type="http://schemas.openxmlformats.org/officeDocument/2006/relationships/hyperlink" Target="https://doi.org/10.1126/science.1202232" TargetMode="External"/><Relationship Id="rId28" Type="http://schemas.openxmlformats.org/officeDocument/2006/relationships/hyperlink" Target="https://doi.org/10.1007/s41365-024-01468-4" TargetMode="External"/><Relationship Id="rId10" Type="http://schemas.openxmlformats.org/officeDocument/2006/relationships/image" Target="media/image6.jpg"/><Relationship Id="rId19" Type="http://schemas.openxmlformats.org/officeDocument/2006/relationships/hyperlink" Target="https://doi.org/10.1007/978-0-387-47685-8" TargetMode="External"/><Relationship Id="rId31" Type="http://schemas.openxmlformats.org/officeDocument/2006/relationships/hyperlink" Target="https://doi.org/10.1126/science.1183169"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arxiv.org/abs/2507.06261" TargetMode="External"/><Relationship Id="rId22" Type="http://schemas.openxmlformats.org/officeDocument/2006/relationships/hyperlink" Target="https://doi.org/10.1016/j.conbuildmat.2014.04.032" TargetMode="External"/><Relationship Id="rId27" Type="http://schemas.openxmlformats.org/officeDocument/2006/relationships/hyperlink" Target="https://doi.org/10.1007/s41365-024-01487-1" TargetMode="External"/><Relationship Id="rId30" Type="http://schemas.openxmlformats.org/officeDocument/2006/relationships/hyperlink" Target="https://doi.org/10.1063/1.364220"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13626</Words>
  <Characters>77673</Characters>
  <Application>Microsoft Office Word</Application>
  <DocSecurity>0</DocSecurity>
  <Lines>647</Lines>
  <Paragraphs>182</Paragraphs>
  <ScaleCrop>false</ScaleCrop>
  <Company/>
  <LinksUpToDate>false</LinksUpToDate>
  <CharactersWithSpaces>91117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
  <cp:keywords/>
  <cp:lastModifiedBy>Frank Cai</cp:lastModifiedBy>
  <cp:revision>1</cp:revision>
  <dcterms:created xsi:type="dcterms:W3CDTF">2026-08-09T06:38:00Z</dcterms:created>
  <dcterms:modified xsi:type="dcterms:W3CDTF">2026-08-09T06:38:00Z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