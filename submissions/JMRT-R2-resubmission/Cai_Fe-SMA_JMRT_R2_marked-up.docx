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0453" w14:textId="77777777" w:rsidR="00B8460C" w:rsidRDefault="00AF4818">
      <w:pPr>
        <w:pStyle w:val="Title"/>
      </w:pPr>
      <w:r>
        <w:t>Experimental Validation of an LLM-Hypothesized Fe-Mn-Al-Ni-Si-C Alloy: Phase Stability Governs the Absence of Super-elasticity</w:t>
      </w:r>
    </w:p>
    <w:p w14:paraId="42ECA15E" w14:textId="77777777" w:rsidR="00B8460C" w:rsidRDefault="00AF4818">
      <w:pPr>
        <w:pStyle w:val="FirstParagraph"/>
      </w:pPr>
      <w:r>
        <w:t>Frank Y. Cai</w:t>
      </w:r>
      <w:r>
        <w:rPr>
          <w:vertAlign w:val="superscript"/>
        </w:rPr>
        <w:t>1</w:t>
      </w:r>
      <w:r>
        <w:t>*, S. Cai</w:t>
      </w:r>
      <w:r>
        <w:rPr>
          <w:vertAlign w:val="superscript"/>
        </w:rPr>
        <w:t>2</w:t>
      </w:r>
      <w:r>
        <w:t>, X. Wang</w:t>
      </w:r>
      <w:r>
        <w:rPr>
          <w:vertAlign w:val="superscript"/>
        </w:rPr>
        <w:t>1</w:t>
      </w:r>
      <w:r>
        <w:t>, J. Yan</w:t>
      </w:r>
      <w:r>
        <w:rPr>
          <w:vertAlign w:val="superscript"/>
        </w:rPr>
        <w:t>3</w:t>
      </w:r>
    </w:p>
    <w:p w14:paraId="0AF77C5A" w14:textId="77777777" w:rsidR="00B8460C" w:rsidRDefault="00AF4818">
      <w:pPr>
        <w:pStyle w:val="BodyText"/>
      </w:pPr>
      <w:r>
        <w:rPr>
          <w:vertAlign w:val="superscript"/>
        </w:rPr>
        <w:t>1</w:t>
      </w:r>
      <w:r>
        <w:t>School of Engineering Technologies, Purdue University, West Lafayette, Indiana 47907, USA</w:t>
      </w:r>
    </w:p>
    <w:p w14:paraId="536A3D12" w14:textId="77777777" w:rsidR="00B8460C" w:rsidRDefault="00AF4818">
      <w:pPr>
        <w:pStyle w:val="BodyText"/>
      </w:pPr>
      <w:r>
        <w:rPr>
          <w:vertAlign w:val="superscript"/>
        </w:rPr>
        <w:t>2</w:t>
      </w:r>
      <w:r>
        <w:t>Fort Wayne Metals, Fort Wayne, Indiana</w:t>
      </w:r>
      <w:del w:id="0" w:author="R2 revision" w:date="2026-09-20T16:03:00Z" w16du:dateUtc="2026-09-20T20:03:00Z">
        <w:r w:rsidR="0065712B">
          <w:delText xml:space="preserve"> [ZIP — confirm],</w:delText>
        </w:r>
      </w:del>
      <w:ins w:id="1" w:author="R2 revision" w:date="2026-09-20T16:03:00Z" w16du:dateUtc="2026-09-20T20:03:00Z">
        <w:r>
          <w:t>,</w:t>
        </w:r>
      </w:ins>
      <w:r>
        <w:t xml:space="preserve"> USA</w:t>
      </w:r>
    </w:p>
    <w:p w14:paraId="2DB5B41B" w14:textId="77777777" w:rsidR="00B8460C" w:rsidRDefault="00AF4818">
      <w:pPr>
        <w:pStyle w:val="BodyText"/>
      </w:pPr>
      <w:r>
        <w:rPr>
          <w:vertAlign w:val="superscript"/>
        </w:rPr>
        <w:t>3</w:t>
      </w:r>
      <w:r>
        <w:t>Shanghai Synchrotron Radiation Facility, Shanghai</w:t>
      </w:r>
      <w:del w:id="2" w:author="R2 revision" w:date="2026-09-20T16:03:00Z" w16du:dateUtc="2026-09-20T20:03:00Z">
        <w:r w:rsidR="0065712B">
          <w:delText xml:space="preserve"> [postal code — confirm],</w:delText>
        </w:r>
      </w:del>
      <w:ins w:id="3" w:author="R2 revision" w:date="2026-09-20T16:03:00Z" w16du:dateUtc="2026-09-20T20:03:00Z">
        <w:r>
          <w:t>,</w:t>
        </w:r>
      </w:ins>
      <w:r>
        <w:t xml:space="preserve"> China</w:t>
      </w:r>
    </w:p>
    <w:p w14:paraId="2ECB3E1C" w14:textId="77777777" w:rsidR="00B8460C" w:rsidRDefault="00AF4818">
      <w:pPr>
        <w:pStyle w:val="BodyText"/>
      </w:pPr>
      <w:r>
        <w:t>*Corresponding author. E-mail: cai485@purdue.edu</w:t>
      </w:r>
    </w:p>
    <w:p w14:paraId="461A8AE5" w14:textId="77777777" w:rsidR="00B8460C" w:rsidRDefault="00AF4818">
      <w:r>
        <w:pict>
          <v:rect id="_x0000_i1025" style="width:0;height:1.5pt" o:hralign="center" o:hrstd="t" o:hr="t"/>
        </w:pict>
      </w:r>
    </w:p>
    <w:p w14:paraId="034F3B0D" w14:textId="77777777" w:rsidR="00B8460C" w:rsidRDefault="00AF4818">
      <w:pPr>
        <w:pStyle w:val="Heading1"/>
      </w:pPr>
      <w:bookmarkStart w:id="4" w:name="abstract"/>
      <w:r>
        <w:t>Abstract</w:t>
      </w:r>
    </w:p>
    <w:p w14:paraId="11991C9F" w14:textId="77777777" w:rsidR="00B8460C" w:rsidRDefault="00AF4818">
      <w:pPr>
        <w:pStyle w:val="FirstParagraph"/>
      </w:pPr>
      <w:r>
        <w:t xml:space="preserve">Iron-based shape memory alloys (Fe-SMAs) offer a low-cost alternative to Nitinol, but their super-elastic response is highly sensitive to composition and processing. Large language model (LLM) deep-research agents can now propose </w:t>
      </w:r>
      <w:del w:id="5" w:author="R2 revision" w:date="2026-09-20T16:03:00Z" w16du:dateUtc="2026-09-20T20:03:00Z">
        <w:r w:rsidR="0065712B">
          <w:delText xml:space="preserve">new </w:delText>
        </w:r>
      </w:del>
      <w:r>
        <w:t xml:space="preserve">alloy compositions in seconds, raising the question of whether such proposals survive contact with a furnace. We report what is, to our knowledge, the first experimental test of an LLM-hypothesized shape memory alloy carried from proposal through processing to mechanical and synchrotron characterization. </w:t>
      </w:r>
      <w:del w:id="6" w:author="R2 revision" w:date="2026-09-20T16:03:00Z" w16du:dateUtc="2026-09-20T20:03:00Z">
        <w:r w:rsidR="0065712B">
          <w:delText>Although the</w:delText>
        </w:r>
      </w:del>
      <w:ins w:id="7" w:author="R2 revision" w:date="2026-09-20T16:03:00Z" w16du:dateUtc="2026-09-20T20:03:00Z">
        <w:r>
          <w:t>The</w:t>
        </w:r>
      </w:ins>
      <w:r>
        <w:t xml:space="preserve"> LLM-alloy </w:t>
      </w:r>
      <w:del w:id="8" w:author="R2 revision" w:date="2026-09-20T16:03:00Z" w16du:dateUtc="2026-09-20T20:03:00Z">
        <w:r w:rsidR="0065712B">
          <w:delText>was able to achieve</w:delText>
        </w:r>
      </w:del>
      <w:ins w:id="9" w:author="R2 revision" w:date="2026-09-20T16:03:00Z" w16du:dateUtc="2026-09-20T20:03:00Z">
        <w:r>
          <w:t>reached</w:t>
        </w:r>
      </w:ins>
      <w:r>
        <w:t xml:space="preserve"> good mechanical properties</w:t>
      </w:r>
      <w:del w:id="10" w:author="R2 revision" w:date="2026-09-20T16:03:00Z" w16du:dateUtc="2026-09-20T20:03:00Z">
        <w:r w:rsidR="0065712B">
          <w:delText>, with</w:delText>
        </w:r>
      </w:del>
      <w:ins w:id="11" w:author="R2 revision" w:date="2026-09-20T16:03:00Z" w16du:dateUtc="2026-09-20T20:03:00Z">
        <w:r>
          <w:t xml:space="preserve"> —</w:t>
        </w:r>
      </w:ins>
      <w:r>
        <w:t xml:space="preserve"> 0.2% proof stress from 1908 to 519 MPa across the anneal series</w:t>
      </w:r>
      <w:del w:id="12" w:author="R2 revision" w:date="2026-09-20T16:03:00Z" w16du:dateUtc="2026-09-20T20:03:00Z">
        <w:r w:rsidR="0065712B">
          <w:delText xml:space="preserve"> and</w:delText>
        </w:r>
      </w:del>
      <w:ins w:id="13" w:author="R2 revision" w:date="2026-09-20T16:03:00Z" w16du:dateUtc="2026-09-20T20:03:00Z">
        <w:r>
          <w:t>,</w:t>
        </w:r>
      </w:ins>
      <w:r>
        <w:t xml:space="preserve"> elongation peaking at 33</w:t>
      </w:r>
      <w:del w:id="14" w:author="R2 revision" w:date="2026-09-20T16:03:00Z" w16du:dateUtc="2026-09-20T20:03:00Z">
        <w:r w:rsidR="0065712B">
          <w:delText>%, it</w:delText>
        </w:r>
      </w:del>
      <w:ins w:id="15" w:author="R2 revision" w:date="2026-09-20T16:03:00Z" w16du:dateUtc="2026-09-20T20:03:00Z">
        <w:r>
          <w:t>% — but</w:t>
        </w:r>
      </w:ins>
      <w:r>
        <w:t xml:space="preserve"> showed no super-elasticity </w:t>
      </w:r>
      <w:del w:id="16" w:author="R2 revision" w:date="2026-09-20T16:03:00Z" w16du:dateUtc="2026-09-20T20:03:00Z">
        <w:r w:rsidR="0065712B">
          <w:delText>under</w:delText>
        </w:r>
      </w:del>
      <w:ins w:id="17" w:author="R2 revision" w:date="2026-09-20T16:03:00Z" w16du:dateUtc="2026-09-20T20:03:00Z">
        <w:r>
          <w:t>in</w:t>
        </w:r>
      </w:ins>
      <w:r>
        <w:t xml:space="preserve"> any condition </w:t>
      </w:r>
      <w:del w:id="18" w:author="R2 revision" w:date="2026-09-20T16:03:00Z" w16du:dateUtc="2026-09-20T20:03:00Z">
        <w:r w:rsidR="0065712B">
          <w:delText>tested:</w:delText>
        </w:r>
      </w:del>
      <w:ins w:id="19" w:author="R2 revision" w:date="2026-09-20T16:03:00Z" w16du:dateUtc="2026-09-20T20:03:00Z">
        <w:r>
          <w:t>reported here (1-minute anneals at 600–1200 °C, a 200 °C/3 h age, and a loading–unloading–heating test):</w:t>
        </w:r>
      </w:ins>
      <w:r>
        <w:t xml:space="preserve"> strain recovery on unloading was indistinguishable from elastic springback, against ≈0.5% recoverable transformation strain in the benchmark. Synchrotron diffraction attributes this to a phase-stability mismatch — a stable FCC γ + BCC α duplex </w:t>
      </w:r>
      <w:del w:id="20" w:author="R2 revision" w:date="2026-09-20T16:03:00Z" w16du:dateUtc="2026-09-20T20:03:00Z">
        <w:r w:rsidR="0065712B">
          <w:delText xml:space="preserve">microstructure </w:delText>
        </w:r>
      </w:del>
      <w:r>
        <w:t xml:space="preserve">with a minor ordered Fe₃Al phase, unchanged by deformation. Equilibrium CALPHAD calculations across three independent databases, validated against the benchmark, </w:t>
      </w:r>
      <w:del w:id="21" w:author="R2 revision" w:date="2026-09-20T16:03:00Z" w16du:dateUtc="2026-09-20T20:03:00Z">
        <w:r w:rsidR="0065712B">
          <w:delText>locate</w:delText>
        </w:r>
      </w:del>
      <w:ins w:id="22" w:author="R2 revision" w:date="2026-09-20T16:03:00Z" w16du:dateUtc="2026-09-20T20:03:00Z">
        <w:r>
          <w:t>indicate</w:t>
        </w:r>
      </w:ins>
      <w:r>
        <w:t xml:space="preserve"> the cause. The benchmark solution-treats to single-phase BCC α at 1200 °C, whereas the LLM-alloy is two-phase there and</w:t>
      </w:r>
      <w:del w:id="23" w:author="R2 revision" w:date="2026-09-20T16:03:00Z" w16du:dateUtc="2026-09-20T20:03:00Z">
        <w:r w:rsidR="0065712B">
          <w:delText xml:space="preserve"> reaches</w:delText>
        </w:r>
      </w:del>
      <w:ins w:id="24" w:author="R2 revision" w:date="2026-09-20T16:03:00Z" w16du:dateUtc="2026-09-20T20:03:00Z">
        <w:r>
          <w:t>, in all three databases, begins to melt (≈1240–1300 °C) before any</w:t>
        </w:r>
      </w:ins>
      <w:r>
        <w:t xml:space="preserve"> single-phase α </w:t>
      </w:r>
      <w:del w:id="25" w:author="R2 revision" w:date="2026-09-20T16:03:00Z" w16du:dateUtc="2026-09-20T20:03:00Z">
        <w:r w:rsidR="0065712B">
          <w:delText>only at ≈1340 °C, above its accessible processing range</w:delText>
        </w:r>
      </w:del>
      <w:ins w:id="26" w:author="R2 revision" w:date="2026-09-20T16:03:00Z" w16du:dateUtc="2026-09-20T20:03:00Z">
        <w:r>
          <w:t>field opens</w:t>
        </w:r>
      </w:ins>
      <w:r>
        <w:t xml:space="preserve">; deleting carbon alone from the measured chemistry </w:t>
      </w:r>
      <w:del w:id="27" w:author="R2 revision" w:date="2026-09-20T16:03:00Z" w16du:dateUtc="2026-09-20T20:03:00Z">
        <w:r w:rsidR="0065712B">
          <w:delText>lowers</w:delText>
        </w:r>
      </w:del>
      <w:ins w:id="28" w:author="R2 revision" w:date="2026-09-20T16:03:00Z" w16du:dateUtc="2026-09-20T20:03:00Z">
        <w:r>
          <w:t>opens</w:t>
        </w:r>
      </w:ins>
      <w:r>
        <w:t xml:space="preserve"> that field </w:t>
      </w:r>
      <w:del w:id="29" w:author="R2 revision" w:date="2026-09-20T16:03:00Z" w16du:dateUtc="2026-09-20T20:03:00Z">
        <w:r w:rsidR="0065712B">
          <w:delText>to ≈1150</w:delText>
        </w:r>
      </w:del>
      <w:ins w:id="30" w:author="R2 revision" w:date="2026-09-20T16:03:00Z" w16du:dateUtc="2026-09-20T20:03:00Z">
        <w:r>
          <w:t>at ≈1130–1160</w:t>
        </w:r>
      </w:ins>
      <w:r>
        <w:t xml:space="preserve"> °C</w:t>
      </w:r>
      <w:del w:id="31" w:author="R2 revision" w:date="2026-09-20T16:03:00Z" w16du:dateUtc="2026-09-20T20:03:00Z">
        <w:r w:rsidR="0065712B">
          <w:delText xml:space="preserve"> and restores the single-phase state.</w:delText>
        </w:r>
      </w:del>
      <w:ins w:id="32" w:author="R2 revision" w:date="2026-09-20T16:03:00Z" w16du:dateUtc="2026-09-20T20:03:00Z">
        <w:r>
          <w:t>.</w:t>
        </w:r>
      </w:ins>
      <w:r>
        <w:t xml:space="preserve"> A carbon addition of ≈0.10 wt% — ten times the </w:t>
      </w:r>
      <w:ins w:id="33" w:author="R2 revision" w:date="2026-09-20T16:03:00Z" w16du:dateUtc="2026-09-20T20:03:00Z">
        <w:r>
          <w:t xml:space="preserve">benchmark’s </w:t>
        </w:r>
      </w:ins>
      <w:r>
        <w:t>0.010 wt%</w:t>
      </w:r>
      <w:del w:id="34" w:author="R2 revision" w:date="2026-09-20T16:03:00Z" w16du:dateUtc="2026-09-20T20:03:00Z">
        <w:r w:rsidR="0065712B">
          <w:delText xml:space="preserve"> measured in the benchmark</w:delText>
        </w:r>
      </w:del>
      <w:r>
        <w:t xml:space="preserve"> — is thus sufficient to close the processing window on which super-elasticity depends. LLM-proposed compositions should </w:t>
      </w:r>
      <w:del w:id="35" w:author="R2 revision" w:date="2026-09-20T16:03:00Z" w16du:dateUtc="2026-09-20T20:03:00Z">
        <w:r w:rsidR="0065712B">
          <w:delText xml:space="preserve">therefore </w:delText>
        </w:r>
      </w:del>
      <w:r>
        <w:t xml:space="preserve">be screened for competing phase stability and interstitial content before synthesis — a check costing minutes with </w:t>
      </w:r>
      <w:del w:id="36" w:author="R2 revision" w:date="2026-09-20T16:03:00Z" w16du:dateUtc="2026-09-20T20:03:00Z">
        <w:r w:rsidR="0065712B">
          <w:delText>openly available databases</w:delText>
        </w:r>
      </w:del>
      <w:ins w:id="37" w:author="R2 revision" w:date="2026-09-20T16:03:00Z" w16du:dateUtc="2026-09-20T20:03:00Z">
        <w:r>
          <w:t>open databases, which the agent’s own report recommended and the workflow omitted</w:t>
        </w:r>
      </w:ins>
      <w:r>
        <w:t>.</w:t>
      </w:r>
    </w:p>
    <w:p w14:paraId="39EBAA66" w14:textId="77777777" w:rsidR="00B8460C" w:rsidRDefault="00AF4818">
      <w:pPr>
        <w:pStyle w:val="BodyText"/>
      </w:pPr>
      <w:r>
        <w:rPr>
          <w:b/>
          <w:bCs/>
        </w:rPr>
        <w:t>Keywords:</w:t>
      </w:r>
      <w:r>
        <w:t xml:space="preserve"> Fe-based shape memory alloy; super-elasticity; AI-guided alloy design; CALPHAD; synchrotron XRD; abnormal grain growth</w:t>
      </w:r>
    </w:p>
    <w:p w14:paraId="20F4E319" w14:textId="77777777" w:rsidR="00B8460C" w:rsidRDefault="00AF4818">
      <w:r>
        <w:pict>
          <v:rect id="_x0000_i1026" style="width:0;height:1.5pt" o:hralign="center" o:hrstd="t" o:hr="t"/>
        </w:pict>
      </w:r>
    </w:p>
    <w:p w14:paraId="6DB8F9F7" w14:textId="77777777" w:rsidR="00B8460C" w:rsidRDefault="00AF4818">
      <w:pPr>
        <w:pStyle w:val="Heading1"/>
      </w:pPr>
      <w:bookmarkStart w:id="38" w:name="introduction"/>
      <w:bookmarkEnd w:id="4"/>
      <w:r>
        <w:t>1. Introduction</w:t>
      </w:r>
    </w:p>
    <w:p w14:paraId="6C5A684C" w14:textId="77777777" w:rsidR="00B8460C" w:rsidRDefault="00AF4818">
      <w:pPr>
        <w:pStyle w:val="FirstParagraph"/>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Together these tools raise the possibility of alloy design that supplements intuition-guided iteration with AI-proposed, thermodynamically screened candidates. 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p>
    <w:p w14:paraId="63601748" w14:textId="77777777" w:rsidR="00B8460C" w:rsidRDefault="00AF4818">
      <w:pPr>
        <w:pStyle w:val="BodyText"/>
      </w:pPr>
      <w:r>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 Current generative materials models typically optimize for thermodynamic stability (formation energy, convex-hull distance) but may not, in general, explicitly consider the kinetic barriers governing microstructure evolution during processing</w:t>
      </w:r>
      <w:r>
        <w:t xml:space="preserve"> [1]; nor need they check that the phase fields their target microstructure requires are reachable by any processing route the laboratory can actually run. A composition whose target phase lies on the DFT convex hull might still be difficult to realize in practice. To the best of our knowledge, experimentally validated studies of LLM-hypothesized alloys remain very rare.</w:t>
      </w:r>
    </w:p>
    <w:p w14:paraId="7869FFBE" w14:textId="77777777" w:rsidR="00B8460C" w:rsidRDefault="00AF4818">
      <w:pPr>
        <w:pStyle w:val="BodyText"/>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15850D05" w14:textId="77777777" w:rsidR="00B8460C" w:rsidRDefault="00AF4818">
      <w:pPr>
        <w:pStyle w:val="BodyText"/>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[13,14]</w:t>
      </w:r>
      <w:r>
        <w:t>. However, achieving a bamboo-like grain structure poses significant challenges, especially at industrial scale. In this study, we adopted this alloy system</w:t>
      </w:r>
      <w:del w:id="39" w:author="R2 revision" w:date="2026-09-20T16:03:00Z" w16du:dateUtc="2026-09-20T20:03:00Z">
        <w:r w:rsidR="0065712B">
          <w:delText>,</w:delText>
        </w:r>
      </w:del>
      <w:ins w:id="40" w:author="R2 revision" w:date="2026-09-20T16:03:00Z" w16du:dateUtc="2026-09-20T20:03:00Z">
        <w:r>
          <w:t xml:space="preserve"> and asked an LLM deep-research agent — which retrieves and reads sources at query time rather than being</w:t>
        </w:r>
      </w:ins>
      <w:r>
        <w:t xml:space="preserve"> trained </w:t>
      </w:r>
      <w:del w:id="41" w:author="R2 revision" w:date="2026-09-20T16:03:00Z" w16du:dateUtc="2026-09-20T20:03:00Z">
        <w:r w:rsidR="0065712B">
          <w:delText xml:space="preserve">an LLM agent </w:delText>
        </w:r>
      </w:del>
      <w:r>
        <w:t xml:space="preserve">on </w:t>
      </w:r>
      <w:del w:id="42" w:author="R2 revision" w:date="2026-09-20T16:03:00Z" w16du:dateUtc="2026-09-20T20:03:00Z">
        <w:r w:rsidR="0065712B">
          <w:delText>over 200 published papers on Fe-based SMAs along with other publicly available information, and asked it</w:delText>
        </w:r>
      </w:del>
      <w:ins w:id="43" w:author="R2 revision" w:date="2026-09-20T16:03:00Z" w16du:dateUtc="2026-09-20T20:03:00Z">
        <w:r>
          <w:t>a curated corpus —</w:t>
        </w:r>
      </w:ins>
      <w:r>
        <w:t xml:space="preserve"> for lower-cost alternatives with the potential to exhibit super-elasticity</w:t>
      </w:r>
      <w:del w:id="44" w:author="R2 revision" w:date="2026-09-20T16:03:00Z" w16du:dateUtc="2026-09-20T20:03:00Z">
        <w:r w:rsidR="0065712B">
          <w:delText xml:space="preserve"> with small grain sizes.</w:delText>
        </w:r>
      </w:del>
      <w:ins w:id="45" w:author="R2 revision" w:date="2026-09-20T16:03:00Z" w16du:dateUtc="2026-09-20T20:03:00Z">
        <w:r>
          <w:t>; its report draws on 76 published and web sources (Sec. 2.1).</w:t>
        </w:r>
      </w:ins>
      <w:r>
        <w:t xml:space="preserve"> We processed one of the LLM-hypothesized compositions alongside the alloy reported by Omori</w:t>
      </w:r>
      <w:r>
        <w:t xml:space="preserve"> </w:t>
      </w:r>
      <w:r>
        <w:rPr>
          <w:i/>
          <w:iCs/>
        </w:rPr>
        <w:t>et al.</w:t>
      </w:r>
      <w:r>
        <w:t xml:space="preserve"> [12]. Both alloys were then put through the same nominal processing route. Identical nominal parameters do not guarantee identical recrystallization, grain size, texture or precipitation state in two different compositions, so what follows is a comparison of how each alloy responds to a common route rather than a controlled isolation of composition; the limits of that comparison are stated in Sec. 4.1.</w:t>
      </w:r>
    </w:p>
    <w:p w14:paraId="2C5128FF" w14:textId="77777777" w:rsidR="00B8460C" w:rsidRDefault="00AF4818">
      <w:pPr>
        <w:pStyle w:val="BodyText"/>
      </w:pPr>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p>
    <w:p w14:paraId="409E909C" w14:textId="77777777" w:rsidR="00B8460C" w:rsidRDefault="00AF4818">
      <w:r>
        <w:pict>
          <v:rect id="_x0000_i1027" style="width:0;height:1.5pt" o:hralign="center" o:hrstd="t" o:hr="t"/>
        </w:pict>
      </w:r>
    </w:p>
    <w:p w14:paraId="1E1E7F93" w14:textId="77777777" w:rsidR="00B8460C" w:rsidRDefault="00AF4818">
      <w:pPr>
        <w:pStyle w:val="Heading1"/>
      </w:pPr>
      <w:bookmarkStart w:id="46" w:name="materials-and-experiments"/>
      <w:bookmarkEnd w:id="38"/>
      <w:r>
        <w:t>2. Materials and Experiments</w:t>
      </w:r>
    </w:p>
    <w:p w14:paraId="1310E825" w14:textId="77777777" w:rsidR="00B8460C" w:rsidRDefault="00AF4818">
      <w:pPr>
        <w:pStyle w:val="Heading2"/>
      </w:pPr>
      <w:bookmarkStart w:id="47" w:name="alloy-design-and-synthesis"/>
      <w:r>
        <w:t>2.1 Alloy design and synthesis</w:t>
      </w:r>
    </w:p>
    <w:p w14:paraId="0AA6A0B2" w14:textId="77777777" w:rsidR="00B8460C" w:rsidRDefault="00AF4818">
      <w:pPr>
        <w:pStyle w:val="FirstParagraph"/>
      </w:pPr>
      <w:r>
        <w:t xml:space="preserve">The LLM-hypothesized composition originated in a Gemini Deep Research session [2] asked for iron-based compositions that might approach Nitinol-like pseudo-elasticity at substantially lower cost, reasoning from the Fe-Mn-Al-Ni family established by Omori and co-workers [12,15] and excluding expensive additions such as cobalt and tantalum. Its report — </w:t>
      </w:r>
      <w:r>
        <w:rPr>
          <w:i/>
          <w:iCs/>
        </w:rPr>
        <w:t>New Fe-SMA Alloy Hypotheses</w:t>
      </w:r>
      <w:r>
        <w:t>, 41 pages drawing on 76 sources, all accessed 19 May 2025, compiled 4 June 2025 — is supplied in full as Supplementary Material.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w:t>
      </w:r>
      <w:r>
        <w:t>ty: three Fe-Mn-Al-(Ni) variants, two Fe-Mn-Si-Cr variants, and one Fe-Al-Cr-Mn interstitial alloy.</w:t>
      </w:r>
    </w:p>
    <w:p w14:paraId="356F8A8E" w14:textId="77777777" w:rsidR="00B8460C" w:rsidRDefault="00AF4818">
      <w:pPr>
        <w:pStyle w:val="BodyText"/>
      </w:pPr>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50Fe-30Mn-12Al-4Ni-4Si (at%) with 1000 ppm C — lies inside that range in silicon, nickel and carbon and outside it </w:t>
      </w:r>
      <w:r>
        <w:t xml:space="preserve">in manganese and aluminum: 32.3 wt% Mn against a ceiling of 30, and 6.4 wt% Al against a floor of 8. The aluminum shortfall is the larger of the two, and larger than the weight percentages make it look, because in this alloy A2’s 8–12 wt% Al corresponds to 14.9–21.5 at% while the melt carries 12.1 at%. Since aluminum is the strongest ferrite stabilizer present, the deviation runs in the austenite-forming direction — that is, toward the outcome actually observed — so it cannot simply be noted and set aside. </w:t>
      </w:r>
      <w:r>
        <w:t>Whether it is responsible for that outcome is tested directly in Sec. 3.4.</w:t>
      </w:r>
    </w:p>
    <w:p w14:paraId="132344C7" w14:textId="77777777" w:rsidR="00B8460C" w:rsidRDefault="00AF4818">
      <w:pPr>
        <w:pStyle w:val="BodyText"/>
      </w:pPr>
      <w:r>
        <w:t>The intended roles of the elements are those the report assigns them in A2: Fe, Mn, Al and Ni to form a BCC parent phase and coherent 5–15 nm β (NiAl-type) precipitates, with Ni kept moderate to lower cost; Si to strengthen the parent BCC matrix by solid solution, Si being also known to increase resistance to slip in ferritic structures and to potentially modify the stability or morphology of β precipitates or influence stacking-fault energy; and C for interstitial strengthening of the parent phase and poss</w:t>
      </w:r>
      <w:r>
        <w:t>ible formation of very fine, dispersed carbides. The report’s stated performance target for A2 was 5–8% recoverable strain at a transformation stress of 400–700 MPa. For direct comparison, a second alloy of composition 43.5Fe-34Mn-15Al-7.5Ni (at%), based on the work of Omori</w:t>
      </w:r>
      <w:r>
        <w:t xml:space="preserve"> </w:t>
      </w:r>
      <w:r>
        <w:rPr>
          <w:i/>
          <w:iCs/>
        </w:rPr>
        <w:t>et al.</w:t>
      </w:r>
      <w:r>
        <w:t xml:space="preserve"> [12], was synthesized and processed alongside it. These alloys are hereafter named the LLM-alloy and benchmark alloy, respectively.</w:t>
      </w:r>
    </w:p>
    <w:p w14:paraId="4B123BF1" w14:textId="77777777" w:rsidR="00B8460C" w:rsidRDefault="00AF4818">
      <w:pPr>
        <w:pStyle w:val="BodyText"/>
      </w:pPr>
      <w:r>
        <w:t xml:space="preserve">Using high-purity raw elements, about 2 kg of each alloy was melted in a vacuum induction furnace and cast into ø50 mm ingots. 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w:t>
      </w:r>
      <w:r>
        <w:t>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 Several ø13 mm rods were cut from the cast ingots by electrical discharge machining (EDM). These rods were homogenized at 1000 °C for 16 hours in argon</w:t>
      </w:r>
      <w:r>
        <w:t xml:space="preserve">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14:paraId="1592687E" w14:textId="77777777" w:rsidR="00B8460C" w:rsidRDefault="00AF4818">
      <w:pPr>
        <w:pStyle w:val="BodyText"/>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B8460C" w14:paraId="12894C57"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705" w:type="dxa"/>
          </w:tcPr>
          <w:p w14:paraId="2CBF5861" w14:textId="77777777" w:rsidR="00B8460C" w:rsidRDefault="00AF4818">
            <w:pPr>
              <w:pStyle w:val="Compact"/>
            </w:pPr>
            <w:r>
              <w:t>Element</w:t>
            </w:r>
          </w:p>
        </w:tc>
        <w:tc>
          <w:tcPr>
            <w:tcW w:w="1646" w:type="dxa"/>
          </w:tcPr>
          <w:p w14:paraId="43AE5A54" w14:textId="77777777" w:rsidR="00B8460C" w:rsidRDefault="00AF4818">
            <w:pPr>
              <w:pStyle w:val="Compact"/>
            </w:pPr>
            <w:r>
              <w:t>LLM-alloy (nominal)</w:t>
            </w:r>
          </w:p>
        </w:tc>
        <w:tc>
          <w:tcPr>
            <w:tcW w:w="1646" w:type="dxa"/>
          </w:tcPr>
          <w:p w14:paraId="12CC213C" w14:textId="77777777" w:rsidR="00B8460C" w:rsidRDefault="00AF4818">
            <w:pPr>
              <w:pStyle w:val="Compact"/>
            </w:pPr>
            <w:r>
              <w:t>LLM-alloy (actual)</w:t>
            </w:r>
          </w:p>
        </w:tc>
        <w:tc>
          <w:tcPr>
            <w:tcW w:w="1960" w:type="dxa"/>
          </w:tcPr>
          <w:p w14:paraId="3C23B0AC" w14:textId="77777777" w:rsidR="00B8460C" w:rsidRDefault="00AF4818">
            <w:pPr>
              <w:pStyle w:val="Compact"/>
            </w:pPr>
            <w:r>
              <w:t>benchmark alloy (nominal)</w:t>
            </w:r>
          </w:p>
        </w:tc>
        <w:tc>
          <w:tcPr>
            <w:tcW w:w="1960" w:type="dxa"/>
          </w:tcPr>
          <w:p w14:paraId="403D80F7" w14:textId="77777777" w:rsidR="00B8460C" w:rsidRDefault="00AF4818">
            <w:pPr>
              <w:pStyle w:val="Compact"/>
            </w:pPr>
            <w:r>
              <w:t>benchmark alloy (actual)</w:t>
            </w:r>
          </w:p>
        </w:tc>
      </w:tr>
      <w:tr w:rsidR="00B8460C" w14:paraId="777927FA" w14:textId="77777777">
        <w:tc>
          <w:tcPr>
            <w:tcW w:w="705" w:type="dxa"/>
          </w:tcPr>
          <w:p w14:paraId="38425975" w14:textId="77777777" w:rsidR="00B8460C" w:rsidRDefault="00AF4818">
            <w:pPr>
              <w:pStyle w:val="Compact"/>
            </w:pPr>
            <w:r>
              <w:t>Fe</w:t>
            </w:r>
          </w:p>
        </w:tc>
        <w:tc>
          <w:tcPr>
            <w:tcW w:w="1646" w:type="dxa"/>
          </w:tcPr>
          <w:p w14:paraId="646EABA7" w14:textId="77777777" w:rsidR="00B8460C" w:rsidRDefault="00AF4818">
            <w:pPr>
              <w:pStyle w:val="Compact"/>
            </w:pPr>
            <w:r>
              <w:t>54.5</w:t>
            </w:r>
          </w:p>
        </w:tc>
        <w:tc>
          <w:tcPr>
            <w:tcW w:w="1646" w:type="dxa"/>
          </w:tcPr>
          <w:p w14:paraId="04BC10D2" w14:textId="77777777" w:rsidR="00B8460C" w:rsidRDefault="00AF4818">
            <w:pPr>
              <w:pStyle w:val="Compact"/>
            </w:pPr>
            <w:r>
              <w:t>55.83</w:t>
            </w:r>
          </w:p>
        </w:tc>
        <w:tc>
          <w:tcPr>
            <w:tcW w:w="1960" w:type="dxa"/>
          </w:tcPr>
          <w:p w14:paraId="3DDDF206" w14:textId="77777777" w:rsidR="00B8460C" w:rsidRDefault="00AF4818">
            <w:pPr>
              <w:pStyle w:val="Compact"/>
            </w:pPr>
            <w:r>
              <w:t>47.08</w:t>
            </w:r>
          </w:p>
        </w:tc>
        <w:tc>
          <w:tcPr>
            <w:tcW w:w="1960" w:type="dxa"/>
          </w:tcPr>
          <w:p w14:paraId="069AB0B1" w14:textId="77777777" w:rsidR="00B8460C" w:rsidRDefault="00AF4818">
            <w:pPr>
              <w:pStyle w:val="Compact"/>
            </w:pPr>
            <w:r>
              <w:t>46.51</w:t>
            </w:r>
          </w:p>
        </w:tc>
      </w:tr>
      <w:tr w:rsidR="00B8460C" w14:paraId="1798C7FE" w14:textId="77777777">
        <w:tc>
          <w:tcPr>
            <w:tcW w:w="705" w:type="dxa"/>
          </w:tcPr>
          <w:p w14:paraId="7DFF8C11" w14:textId="77777777" w:rsidR="00B8460C" w:rsidRDefault="00AF4818">
            <w:pPr>
              <w:pStyle w:val="Compact"/>
            </w:pPr>
            <w:r>
              <w:t>Mn</w:t>
            </w:r>
          </w:p>
        </w:tc>
        <w:tc>
          <w:tcPr>
            <w:tcW w:w="1646" w:type="dxa"/>
          </w:tcPr>
          <w:p w14:paraId="4FAD57E5" w14:textId="77777777" w:rsidR="00B8460C" w:rsidRDefault="00AF4818">
            <w:pPr>
              <w:pStyle w:val="Compact"/>
            </w:pPr>
            <w:r>
              <w:t>32.3</w:t>
            </w:r>
          </w:p>
        </w:tc>
        <w:tc>
          <w:tcPr>
            <w:tcW w:w="1646" w:type="dxa"/>
          </w:tcPr>
          <w:p w14:paraId="4811BF70" w14:textId="77777777" w:rsidR="00B8460C" w:rsidRDefault="00AF4818">
            <w:pPr>
              <w:pStyle w:val="Compact"/>
            </w:pPr>
            <w:r>
              <w:t>31.78</w:t>
            </w:r>
          </w:p>
        </w:tc>
        <w:tc>
          <w:tcPr>
            <w:tcW w:w="1960" w:type="dxa"/>
          </w:tcPr>
          <w:p w14:paraId="6BE9FDF5" w14:textId="77777777" w:rsidR="00B8460C" w:rsidRDefault="00AF4818">
            <w:pPr>
              <w:pStyle w:val="Compact"/>
            </w:pPr>
            <w:r>
              <w:t>36.43</w:t>
            </w:r>
          </w:p>
        </w:tc>
        <w:tc>
          <w:tcPr>
            <w:tcW w:w="1960" w:type="dxa"/>
          </w:tcPr>
          <w:p w14:paraId="0AC08AC8" w14:textId="77777777" w:rsidR="00B8460C" w:rsidRDefault="00AF4818">
            <w:pPr>
              <w:pStyle w:val="Compact"/>
            </w:pPr>
            <w:r>
              <w:t>36.49</w:t>
            </w:r>
          </w:p>
        </w:tc>
      </w:tr>
      <w:tr w:rsidR="00B8460C" w14:paraId="643F3CE6" w14:textId="77777777">
        <w:tc>
          <w:tcPr>
            <w:tcW w:w="705" w:type="dxa"/>
          </w:tcPr>
          <w:p w14:paraId="5B3D0AA0" w14:textId="77777777" w:rsidR="00B8460C" w:rsidRDefault="00AF4818">
            <w:pPr>
              <w:pStyle w:val="Compact"/>
            </w:pPr>
            <w:r>
              <w:t>Al</w:t>
            </w:r>
          </w:p>
        </w:tc>
        <w:tc>
          <w:tcPr>
            <w:tcW w:w="1646" w:type="dxa"/>
          </w:tcPr>
          <w:p w14:paraId="4FCD9489" w14:textId="77777777" w:rsidR="00B8460C" w:rsidRDefault="00AF4818">
            <w:pPr>
              <w:pStyle w:val="Compact"/>
            </w:pPr>
            <w:r>
              <w:t>6.4</w:t>
            </w:r>
          </w:p>
        </w:tc>
        <w:tc>
          <w:tcPr>
            <w:tcW w:w="1646" w:type="dxa"/>
          </w:tcPr>
          <w:p w14:paraId="1CC821A4" w14:textId="77777777" w:rsidR="00B8460C" w:rsidRDefault="00AF4818">
            <w:pPr>
              <w:pStyle w:val="Compact"/>
            </w:pPr>
            <w:r>
              <w:t>6.24</w:t>
            </w:r>
          </w:p>
        </w:tc>
        <w:tc>
          <w:tcPr>
            <w:tcW w:w="1960" w:type="dxa"/>
          </w:tcPr>
          <w:p w14:paraId="44BF4A33" w14:textId="77777777" w:rsidR="00B8460C" w:rsidRDefault="00AF4818">
            <w:pPr>
              <w:pStyle w:val="Compact"/>
            </w:pPr>
            <w:r>
              <w:t>7.9</w:t>
            </w:r>
          </w:p>
        </w:tc>
        <w:tc>
          <w:tcPr>
            <w:tcW w:w="1960" w:type="dxa"/>
          </w:tcPr>
          <w:p w14:paraId="798E5426" w14:textId="77777777" w:rsidR="00B8460C" w:rsidRDefault="00AF4818">
            <w:pPr>
              <w:pStyle w:val="Compact"/>
            </w:pPr>
            <w:r>
              <w:t>8.00</w:t>
            </w:r>
          </w:p>
        </w:tc>
      </w:tr>
      <w:tr w:rsidR="00B8460C" w14:paraId="7CC63F8E" w14:textId="77777777">
        <w:tc>
          <w:tcPr>
            <w:tcW w:w="705" w:type="dxa"/>
          </w:tcPr>
          <w:p w14:paraId="69103093" w14:textId="77777777" w:rsidR="00B8460C" w:rsidRDefault="00AF4818">
            <w:pPr>
              <w:pStyle w:val="Compact"/>
            </w:pPr>
            <w:r>
              <w:t>Ni</w:t>
            </w:r>
          </w:p>
        </w:tc>
        <w:tc>
          <w:tcPr>
            <w:tcW w:w="1646" w:type="dxa"/>
          </w:tcPr>
          <w:p w14:paraId="2D245C42" w14:textId="77777777" w:rsidR="00B8460C" w:rsidRDefault="00AF4818">
            <w:pPr>
              <w:pStyle w:val="Compact"/>
            </w:pPr>
            <w:r>
              <w:t>4.6</w:t>
            </w:r>
          </w:p>
        </w:tc>
        <w:tc>
          <w:tcPr>
            <w:tcW w:w="1646" w:type="dxa"/>
          </w:tcPr>
          <w:p w14:paraId="66F4162F" w14:textId="77777777" w:rsidR="00B8460C" w:rsidRDefault="00AF4818">
            <w:pPr>
              <w:pStyle w:val="Compact"/>
            </w:pPr>
            <w:r>
              <w:t>4.81</w:t>
            </w:r>
          </w:p>
        </w:tc>
        <w:tc>
          <w:tcPr>
            <w:tcW w:w="1960" w:type="dxa"/>
          </w:tcPr>
          <w:p w14:paraId="3D03EA7B" w14:textId="77777777" w:rsidR="00B8460C" w:rsidRDefault="00AF4818">
            <w:pPr>
              <w:pStyle w:val="Compact"/>
            </w:pPr>
            <w:r>
              <w:t>8.59</w:t>
            </w:r>
          </w:p>
        </w:tc>
        <w:tc>
          <w:tcPr>
            <w:tcW w:w="1960" w:type="dxa"/>
          </w:tcPr>
          <w:p w14:paraId="5A474F9E" w14:textId="77777777" w:rsidR="00B8460C" w:rsidRDefault="00AF4818">
            <w:pPr>
              <w:pStyle w:val="Compact"/>
            </w:pPr>
            <w:r>
              <w:t>8.94</w:t>
            </w:r>
          </w:p>
        </w:tc>
      </w:tr>
      <w:tr w:rsidR="00B8460C" w14:paraId="71936A89" w14:textId="77777777">
        <w:tc>
          <w:tcPr>
            <w:tcW w:w="705" w:type="dxa"/>
          </w:tcPr>
          <w:p w14:paraId="5C811EA6" w14:textId="77777777" w:rsidR="00B8460C" w:rsidRDefault="00AF4818">
            <w:pPr>
              <w:pStyle w:val="Compact"/>
            </w:pPr>
            <w:r>
              <w:t>Si</w:t>
            </w:r>
          </w:p>
        </w:tc>
        <w:tc>
          <w:tcPr>
            <w:tcW w:w="1646" w:type="dxa"/>
          </w:tcPr>
          <w:p w14:paraId="6081AE14" w14:textId="77777777" w:rsidR="00B8460C" w:rsidRDefault="00AF4818">
            <w:pPr>
              <w:pStyle w:val="Compact"/>
            </w:pPr>
            <w:r>
              <w:t>2.2</w:t>
            </w:r>
          </w:p>
        </w:tc>
        <w:tc>
          <w:tcPr>
            <w:tcW w:w="1646" w:type="dxa"/>
          </w:tcPr>
          <w:p w14:paraId="6A00250E" w14:textId="77777777" w:rsidR="00B8460C" w:rsidRDefault="00AF4818">
            <w:pPr>
              <w:pStyle w:val="Compact"/>
            </w:pPr>
            <w:r>
              <w:t>1.11</w:t>
            </w:r>
          </w:p>
        </w:tc>
        <w:tc>
          <w:tcPr>
            <w:tcW w:w="1960" w:type="dxa"/>
          </w:tcPr>
          <w:p w14:paraId="229A8A97" w14:textId="77777777" w:rsidR="00B8460C" w:rsidRDefault="00AF4818">
            <w:pPr>
              <w:pStyle w:val="Compact"/>
            </w:pPr>
            <w:r>
              <w:t>–</w:t>
            </w:r>
          </w:p>
        </w:tc>
        <w:tc>
          <w:tcPr>
            <w:tcW w:w="1960" w:type="dxa"/>
          </w:tcPr>
          <w:p w14:paraId="1DC38A0A" w14:textId="77777777" w:rsidR="00B8460C" w:rsidRDefault="00AF4818">
            <w:pPr>
              <w:pStyle w:val="Compact"/>
            </w:pPr>
            <w:r>
              <w:t>&lt;0.01</w:t>
            </w:r>
          </w:p>
        </w:tc>
      </w:tr>
      <w:tr w:rsidR="00B8460C" w14:paraId="0117C429" w14:textId="77777777">
        <w:tc>
          <w:tcPr>
            <w:tcW w:w="705" w:type="dxa"/>
          </w:tcPr>
          <w:p w14:paraId="3F6AFFDB" w14:textId="77777777" w:rsidR="00B8460C" w:rsidRDefault="00AF4818">
            <w:pPr>
              <w:pStyle w:val="Compact"/>
            </w:pPr>
            <w:r>
              <w:t>C</w:t>
            </w:r>
          </w:p>
        </w:tc>
        <w:tc>
          <w:tcPr>
            <w:tcW w:w="1646" w:type="dxa"/>
          </w:tcPr>
          <w:p w14:paraId="06E65897" w14:textId="77777777" w:rsidR="00B8460C" w:rsidRDefault="00AF4818">
            <w:pPr>
              <w:pStyle w:val="Compact"/>
            </w:pPr>
            <w:r>
              <w:t>0.1</w:t>
            </w:r>
          </w:p>
        </w:tc>
        <w:tc>
          <w:tcPr>
            <w:tcW w:w="1646" w:type="dxa"/>
          </w:tcPr>
          <w:p w14:paraId="4DE15F23" w14:textId="77777777" w:rsidR="00B8460C" w:rsidRDefault="00AF4818">
            <w:pPr>
              <w:pStyle w:val="Compact"/>
            </w:pPr>
            <w:r>
              <w:t>0.105</w:t>
            </w:r>
          </w:p>
        </w:tc>
        <w:tc>
          <w:tcPr>
            <w:tcW w:w="1960" w:type="dxa"/>
          </w:tcPr>
          <w:p w14:paraId="5A0BAA17" w14:textId="77777777" w:rsidR="00B8460C" w:rsidRDefault="00AF4818">
            <w:pPr>
              <w:pStyle w:val="Compact"/>
            </w:pPr>
            <w:r>
              <w:t>–</w:t>
            </w:r>
          </w:p>
        </w:tc>
        <w:tc>
          <w:tcPr>
            <w:tcW w:w="1960" w:type="dxa"/>
          </w:tcPr>
          <w:p w14:paraId="0C890F2C" w14:textId="77777777" w:rsidR="00B8460C" w:rsidRDefault="00AF4818">
            <w:pPr>
              <w:pStyle w:val="Compact"/>
            </w:pPr>
            <w:r>
              <w:t>0.01</w:t>
            </w:r>
          </w:p>
        </w:tc>
      </w:tr>
      <w:tr w:rsidR="00B8460C" w14:paraId="1A7A6FB1" w14:textId="77777777">
        <w:tc>
          <w:tcPr>
            <w:tcW w:w="705" w:type="dxa"/>
          </w:tcPr>
          <w:p w14:paraId="07CCFCB7" w14:textId="77777777" w:rsidR="00B8460C" w:rsidRDefault="00AF4818">
            <w:pPr>
              <w:pStyle w:val="Compact"/>
            </w:pPr>
            <w:r>
              <w:t>P</w:t>
            </w:r>
          </w:p>
        </w:tc>
        <w:tc>
          <w:tcPr>
            <w:tcW w:w="1646" w:type="dxa"/>
          </w:tcPr>
          <w:p w14:paraId="5E07A536" w14:textId="77777777" w:rsidR="00B8460C" w:rsidRDefault="00AF4818">
            <w:pPr>
              <w:pStyle w:val="Compact"/>
            </w:pPr>
            <w:r>
              <w:t>–</w:t>
            </w:r>
          </w:p>
        </w:tc>
        <w:tc>
          <w:tcPr>
            <w:tcW w:w="1646" w:type="dxa"/>
          </w:tcPr>
          <w:p w14:paraId="6659FED1" w14:textId="77777777" w:rsidR="00B8460C" w:rsidRDefault="00AF4818">
            <w:pPr>
              <w:pStyle w:val="Compact"/>
            </w:pPr>
            <w:r>
              <w:t>–</w:t>
            </w:r>
          </w:p>
        </w:tc>
        <w:tc>
          <w:tcPr>
            <w:tcW w:w="1960" w:type="dxa"/>
          </w:tcPr>
          <w:p w14:paraId="25917331" w14:textId="77777777" w:rsidR="00B8460C" w:rsidRDefault="00AF4818">
            <w:pPr>
              <w:pStyle w:val="Compact"/>
            </w:pPr>
            <w:r>
              <w:t>–</w:t>
            </w:r>
          </w:p>
        </w:tc>
        <w:tc>
          <w:tcPr>
            <w:tcW w:w="1960" w:type="dxa"/>
          </w:tcPr>
          <w:p w14:paraId="57FCDB6B" w14:textId="77777777" w:rsidR="00B8460C" w:rsidRDefault="00AF4818">
            <w:pPr>
              <w:pStyle w:val="Compact"/>
            </w:pPr>
            <w:r>
              <w:t>0.06</w:t>
            </w:r>
          </w:p>
        </w:tc>
      </w:tr>
    </w:tbl>
    <w:p w14:paraId="661B8847" w14:textId="77777777" w:rsidR="00B8460C" w:rsidRDefault="00AF4818">
      <w:pPr>
        <w:pStyle w:val="Heading2"/>
      </w:pPr>
      <w:bookmarkStart w:id="48" w:name="heat-treatments"/>
      <w:bookmarkEnd w:id="47"/>
      <w:r>
        <w:t>2.2 Heat treatments</w:t>
      </w:r>
    </w:p>
    <w:p w14:paraId="494807B9" w14:textId="77777777" w:rsidR="00B8460C" w:rsidRDefault="00AF4818">
      <w:pPr>
        <w:pStyle w:val="FirstParagraph"/>
      </w:pPr>
      <w:r>
        <w:t xml:space="preserve">To test the effect of heat-treating temperature on mechanical properties, cold-drawn </w:t>
      </w:r>
      <w:ins w:id="49" w:author="R2 revision" w:date="2026-09-20T16:03:00Z" w16du:dateUtc="2026-09-20T20:03:00Z">
        <w:r>
          <w:t xml:space="preserve">0.36 mm </w:t>
        </w:r>
      </w:ins>
      <w:r>
        <w:t>wires were heat treated in a strand furnace filled with argon at temperatures between 600 and 1200 °C for a dwell time of 1 to 40 minutes, followed by fast cooling to room temperature</w:t>
      </w:r>
      <w:del w:id="50" w:author="R2 revision" w:date="2026-09-20T16:03:00Z" w16du:dateUtc="2026-09-20T20:03:00Z">
        <w:r w:rsidR="0065712B">
          <w:delText>. In addition, to produce a bamboo-like microstructure, wires</w:delText>
        </w:r>
      </w:del>
      <w:ins w:id="51" w:author="R2 revision" w:date="2026-09-20T16:03:00Z" w16du:dateUtc="2026-09-20T20:03:00Z">
        <w:r>
          <w:t xml:space="preserve">; the 1-minute conditions of </w:t>
        </w:r>
        <w:r>
          <w:rPr>
            <w:b/>
            <w:bCs/>
          </w:rPr>
          <w:t>Table 2</w:t>
        </w:r>
        <w:r>
          <w:t xml:space="preserve"> and </w:t>
        </w:r>
        <w:r>
          <w:rPr>
            <w:b/>
            <w:bCs/>
          </w:rPr>
          <w:t>Fig. 2</w:t>
        </w:r>
      </w:ins>
      <w:r>
        <w:t xml:space="preserve"> </w:t>
      </w:r>
      <w:r>
        <w:t xml:space="preserve">were </w:t>
      </w:r>
      <w:del w:id="52" w:author="R2 revision" w:date="2026-09-20T16:03:00Z" w16du:dateUtc="2026-09-20T20:03:00Z">
        <w:r w:rsidR="0065712B">
          <w:delText>heat treated</w:delText>
        </w:r>
      </w:del>
      <w:ins w:id="53" w:author="R2 revision" w:date="2026-09-20T16:03:00Z" w16du:dateUtc="2026-09-20T20:03:00Z">
        <w:r>
          <w:t>strand passes</w:t>
        </w:r>
      </w:ins>
      <w:r>
        <w:t xml:space="preserve"> at </w:t>
      </w:r>
      <w:del w:id="54" w:author="R2 revision" w:date="2026-09-20T16:03:00Z" w16du:dateUtc="2026-09-20T20:03:00Z">
        <w:r w:rsidR="0065712B">
          <w:delText>1200</w:delText>
        </w:r>
      </w:del>
      <w:ins w:id="55" w:author="R2 revision" w:date="2026-09-20T16:03:00Z" w16du:dateUtc="2026-09-20T20:03:00Z">
        <w:r>
          <w:t>4 ft min⁻¹ through the hot zone, and the 40-minute condition a static hold. Wire was also exposed above 1200 °C — static holds at 1250</w:t>
        </w:r>
      </w:ins>
      <w:r>
        <w:t xml:space="preserve"> °C for </w:t>
      </w:r>
      <w:del w:id="56" w:author="R2 revision" w:date="2026-09-20T16:03:00Z" w16du:dateUtc="2026-09-20T20:03:00Z">
        <w:r w:rsidR="0065712B">
          <w:delText>30</w:delText>
        </w:r>
      </w:del>
      <w:ins w:id="57" w:author="R2 revision" w:date="2026-09-20T16:03:00Z" w16du:dateUtc="2026-09-20T20:03:00Z">
        <w:r>
          <w:t>5 and 20</w:t>
        </w:r>
      </w:ins>
      <w:r>
        <w:t xml:space="preserve"> minutes </w:t>
      </w:r>
      <w:del w:id="58" w:author="R2 revision" w:date="2026-09-20T16:03:00Z" w16du:dateUtc="2026-09-20T20:03:00Z">
        <w:r w:rsidR="0065712B">
          <w:delText xml:space="preserve">followed by water quench, then re-heated to 900 °C and held for 15 minutes; this cycle was repeated </w:delText>
        </w:r>
      </w:del>
      <w:ins w:id="59" w:author="R2 revision" w:date="2026-09-20T16:03:00Z" w16du:dateUtc="2026-09-20T20:03:00Z">
        <w:r>
          <w:t>(one specimen each, 12.5% and 6.3% elongation on the 127 mm gauge of Sec. 2.4) and a cyclic exposure at 1300 °C (</w:t>
        </w:r>
      </w:ins>
      <w:r>
        <w:t xml:space="preserve">three </w:t>
      </w:r>
      <w:del w:id="60" w:author="R2 revision" w:date="2026-09-20T16:03:00Z" w16du:dateUtc="2026-09-20T20:03:00Z">
        <w:r w:rsidR="0065712B">
          <w:delText>times before a final</w:delText>
        </w:r>
      </w:del>
      <w:ins w:id="61" w:author="R2 revision" w:date="2026-09-20T16:03:00Z" w16du:dateUtc="2026-09-20T20:03:00Z">
        <w:r>
          <w:t>holds; one specimen, fractured below 4% strain) — and</w:t>
        </w:r>
      </w:ins>
      <w:r>
        <w:t xml:space="preserve"> heat treatment </w:t>
      </w:r>
      <w:del w:id="62" w:author="R2 revision" w:date="2026-09-20T16:03:00Z" w16du:dateUtc="2026-09-20T20:03:00Z">
        <w:r w:rsidR="0065712B">
          <w:delText xml:space="preserve">at 1200 °C for 60 minutes followed by water quench. The same heat treatment has been used by others to promote abnormal grain growth [18]. Heat treatment above 1200 °C </w:delText>
        </w:r>
      </w:del>
      <w:ins w:id="63" w:author="R2 revision" w:date="2026-09-20T16:03:00Z" w16du:dateUtc="2026-09-20T20:03:00Z">
        <w:r>
          <w:t xml:space="preserve">above 1200 °C </w:t>
        </w:r>
      </w:ins>
      <w:r>
        <w:t>caused severe oxidation or furnace contamination</w:t>
      </w:r>
      <w:ins w:id="64" w:author="R2 revision" w:date="2026-09-20T16:03:00Z" w16du:dateUtc="2026-09-20T20:03:00Z">
        <w:r>
          <w:t>. Those conditions are not reported further, and 1200 °C was taken as the practical upper limit of the processing window; it is the ceiling referred to in Secs. 3.4 and 4.1</w:t>
        </w:r>
      </w:ins>
      <w:r>
        <w:t>.</w:t>
      </w:r>
    </w:p>
    <w:p w14:paraId="6B5D2EAE" w14:textId="77777777" w:rsidR="00B8460C" w:rsidRDefault="00AF4818">
      <w:pPr>
        <w:pStyle w:val="BodyText"/>
        <w:rPr>
          <w:ins w:id="65" w:author="R2 revision" w:date="2026-09-20T16:03:00Z" w16du:dateUtc="2026-09-20T20:03:00Z"/>
        </w:rPr>
      </w:pPr>
      <w:ins w:id="66" w:author="R2 revision" w:date="2026-09-20T16:03:00Z" w16du:dateUtc="2026-09-20T20:03:00Z">
        <w:r>
          <w:t>Cyclic heat treatments of the type used to induce abnormal grain growth in this alloy family were applied to both alloys. The schedule differed with the stock treated, and the schedules whose results are reported in Sec. 3.5 are stated here. LLM-alloy rod of ≈1–1.3 mm diameter was held at 1200 °C for 30 minutes, water quenched, and re-heated to 900 °C for 15 minutes; this cycle was applied twice, followed by a final 1200 °C/30 min hold and water quench (the two-cycle schedule), or three times, followed by a</w:t>
        </w:r>
        <w:r>
          <w:t xml:space="preserve"> final 1200 °C/60 min hold and water quench (the three-cycle schedule), and the three-cycle specimens tested mechanically also received the 200 °C/3 h age. In a separate run, 0.36 mm LLM-alloy wire and 0.64 mm benchmark wire were sealed together in a quartz tube under argon and given four 30-minute holds at 1200 °C, each of the first three followed by 10 minutes in the cold zone of the furnace, with a water quench after the fourth; this run had no 900 °C step, and the LLM-alloy wire of</w:t>
        </w:r>
        <w:r>
          <w:t xml:space="preserve"> </w:t>
        </w:r>
        <w:r>
          <w:rPr>
            <w:b/>
            <w:bCs/>
          </w:rPr>
          <w:t>Fig. 1d</w:t>
        </w:r>
        <w:r>
          <w:t xml:space="preserve"> is, on the processing log, the wire of this run. The 0.64 mm benchmark wire was also cycled under argon between 1200 °C (30 min) and 900 °C (10 min) five times and then held for 60 minutes at 1200 °C. These are treatments of the same type as the cyclic treatment of Omori </w:t>
        </w:r>
        <w:r>
          <w:rPr>
            <w:i/>
            <w:iCs/>
          </w:rPr>
          <w:t>et al.</w:t>
        </w:r>
        <w:r>
          <w:t xml:space="preserve"> [18], which carries the alloy repeatedly between the single-phase α field and the α + γ two-phase field; the rod schedule shares its 900 °C lower step and three cycles with that of Viebranz </w:t>
        </w:r>
        <w:r>
          <w:rPr>
            <w:i/>
            <w:iCs/>
          </w:rPr>
          <w:t>et al.</w:t>
        </w:r>
        <w:r>
          <w:t xml:space="preserve"> [19]</w:t>
        </w:r>
        <w:r>
          <w:t>. What a cycle of this kind does in an alloy whose calculated constitution is α + γ at 1200 °C and, in the primary database, fully γ at 900 °C (Sec. 3.4) is taken up in Sec. 3.5.</w:t>
        </w:r>
      </w:ins>
    </w:p>
    <w:p w14:paraId="70D4A751" w14:textId="77777777" w:rsidR="00B8460C" w:rsidRDefault="00AF4818">
      <w:pPr>
        <w:pStyle w:val="Heading2"/>
      </w:pPr>
      <w:bookmarkStart w:id="67" w:name="metallography"/>
      <w:bookmarkEnd w:id="48"/>
      <w:r>
        <w:t>2.3 Metallography</w:t>
      </w:r>
    </w:p>
    <w:p w14:paraId="2923D406" w14:textId="77777777" w:rsidR="00B8460C" w:rsidRDefault="00AF4818">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5E89BEEC" w14:textId="77777777" w:rsidR="00B8460C" w:rsidRDefault="00AF4818">
      <w:pPr>
        <w:pStyle w:val="Heading2"/>
      </w:pPr>
      <w:bookmarkStart w:id="68" w:name="mechanical-testing"/>
      <w:bookmarkEnd w:id="67"/>
      <w:r>
        <w:t>2.4 Mechanical testing</w:t>
      </w:r>
    </w:p>
    <w:p w14:paraId="656E4E48" w14:textId="77777777" w:rsidR="00B8460C" w:rsidRDefault="00AF4818">
      <w:pPr>
        <w:pStyle w:val="FirstParagraph"/>
      </w:pPr>
      <w:r>
        <w:t>Room-temperature cyclic tensile testing was performed on an Instron in displacement control. During the test, each specimen was cyclically loaded to fracture with a 1% strain increment for each cycle. Specimen handling and the monotonic-tension elements of the procedure broadly follow ASTM E8/E8M; the cyclic protocol itself is not a standardized test but a purpose-designed method for evaluating reversible transformation and maximum strain recovery in fine superelastic wire, used in our previous work [</w:t>
      </w:r>
      <w:del w:id="69" w:author="R2 revision" w:date="2026-09-20T16:03:00Z" w16du:dateUtc="2026-09-20T20:03:00Z">
        <w:r w:rsidR="0065712B">
          <w:delText>19</w:delText>
        </w:r>
      </w:del>
      <w:ins w:id="70" w:author="R2 revision" w:date="2026-09-20T16:03:00Z" w16du:dateUtc="2026-09-20T20:03:00Z">
        <w:r>
          <w:t>20</w:t>
        </w:r>
      </w:ins>
      <w:r>
        <w:t>]</w:t>
      </w:r>
      <w:r>
        <w:t xml:space="preserve">, and every parameter needed to reproduce it is specified here. </w:t>
      </w:r>
      <w:del w:id="71" w:author="R2 revision" w:date="2026-09-20T16:03:00Z" w16du:dateUtc="2026-09-20T20:03:00Z">
        <w:r w:rsidR="0065712B">
          <w:delText xml:space="preserve">The gauge length for the anneal sweep of </w:delText>
        </w:r>
        <w:r w:rsidR="0065712B">
          <w:rPr>
            <w:b/>
            <w:bCs/>
          </w:rPr>
          <w:delText>Table 2</w:delText>
        </w:r>
        <w:r w:rsidR="0065712B">
          <w:delText xml:space="preserve"> was 127 mm and the crosshead speed 0.25 in min⁻¹, giving a nominal strain rate of 8.3 × 10⁻⁴ s⁻¹; engineering</w:delText>
        </w:r>
      </w:del>
      <w:ins w:id="72" w:author="R2 revision" w:date="2026-09-20T16:03:00Z" w16du:dateUtc="2026-09-20T20:03:00Z">
        <w:r>
          <w:t>Engineering</w:t>
        </w:r>
      </w:ins>
      <w:r>
        <w:t xml:space="preserve"> strain is reported throughout as crosshead extension divided by </w:t>
      </w:r>
      <w:ins w:id="73" w:author="R2 revision" w:date="2026-09-20T16:03:00Z" w16du:dateUtc="2026-09-20T20:03:00Z">
        <w:r>
          <w:t xml:space="preserve">the gauge length recorded by the instrument for </w:t>
        </w:r>
      </w:ins>
      <w:r>
        <w:t xml:space="preserve">that </w:t>
      </w:r>
      <w:del w:id="74" w:author="R2 revision" w:date="2026-09-20T16:03:00Z" w16du:dateUtc="2026-09-20T20:03:00Z">
        <w:r w:rsidR="0065712B">
          <w:delText>gauge length</w:delText>
        </w:r>
      </w:del>
      <w:ins w:id="75" w:author="R2 revision" w:date="2026-09-20T16:03:00Z" w16du:dateUtc="2026-09-20T20:03:00Z">
        <w:r>
          <w:t>test</w:t>
        </w:r>
      </w:ins>
      <w:r>
        <w:t xml:space="preserve">, without extensometry, so the elastic portion of each curve carries the compliance of the load train and the moduli in </w:t>
      </w:r>
      <w:r>
        <w:rPr>
          <w:b/>
          <w:bCs/>
        </w:rPr>
        <w:t>Table 2</w:t>
      </w:r>
      <w:r>
        <w:t xml:space="preserve"> </w:t>
      </w:r>
      <w:r>
        <w:t xml:space="preserve">are apparent rather than true. This test reveals the material’s super-elasticity. </w:t>
      </w:r>
      <w:del w:id="76" w:author="R2 revision" w:date="2026-09-20T16:03:00Z" w16du:dateUtc="2026-09-20T20:03:00Z">
        <w:r w:rsidR="0065712B">
          <w:delText xml:space="preserve">Three </w:delText>
        </w:r>
      </w:del>
      <w:ins w:id="77" w:author="R2 revision" w:date="2026-09-20T16:03:00Z" w16du:dateUtc="2026-09-20T20:03:00Z">
        <w:r>
          <w:t xml:space="preserve">The gauge length was not the same for every dataset, and because crosshead strain over a short gauge is dominated by load-train and grip compliance, elongations measured on different gauges are not compared as strains in this paper. The gauge for each dataset is as follows. The anneal sweep of </w:t>
        </w:r>
        <w:r>
          <w:rPr>
            <w:b/>
            <w:bCs/>
          </w:rPr>
          <w:t>Table 2</w:t>
        </w:r>
        <w:r>
          <w:t xml:space="preserve"> and </w:t>
        </w:r>
        <w:r>
          <w:rPr>
            <w:b/>
            <w:bCs/>
          </w:rPr>
          <w:t>Fig. 2</w:t>
        </w:r>
        <w:r>
          <w:t xml:space="preserve">, on 0.36 mm wire, was run at a gauge length of 127 mm (5.000 in) and a crosshead speed of 0.25 in min⁻¹ (nominal strain rate 8.3 × 10⁻⁴ s⁻¹); three </w:t>
        </w:r>
      </w:ins>
      <w:r>
        <w:t>specimens were tested for each heat-treatment condition</w:t>
      </w:r>
      <w:del w:id="78" w:author="R2 revision" w:date="2026-09-20T16:03:00Z" w16du:dateUtc="2026-09-20T20:03:00Z">
        <w:r w:rsidR="0065712B">
          <w:delText>;</w:delText>
        </w:r>
      </w:del>
      <w:ins w:id="79" w:author="R2 revision" w:date="2026-09-20T16:03:00Z" w16du:dateUtc="2026-09-20T20:03:00Z">
        <w:r>
          <w:t>,</w:t>
        </w:r>
      </w:ins>
      <w:r>
        <w:t xml:space="preserve"> every value in </w:t>
      </w:r>
      <w:r>
        <w:rPr>
          <w:b/>
          <w:bCs/>
        </w:rPr>
        <w:t>Table 2</w:t>
      </w:r>
      <w:r>
        <w:t xml:space="preserve"> is the mean of three measurements</w:t>
      </w:r>
      <w:ins w:id="80" w:author="R2 revision" w:date="2026-09-20T16:03:00Z" w16du:dateUtc="2026-09-20T20:03:00Z">
        <w:r>
          <w:t>,</w:t>
        </w:r>
      </w:ins>
      <w:r>
        <w:t xml:space="preserve"> and the quoted uncertainty is one standard deviation over those three specimens. </w:t>
      </w:r>
      <w:del w:id="81" w:author="R2 revision" w:date="2026-09-20T16:03:00Z" w16du:dateUtc="2026-09-20T20:03:00Z">
        <w:r w:rsidR="0065712B">
          <w:delText>Replicate</w:delText>
        </w:r>
      </w:del>
      <w:ins w:id="82" w:author="R2 revision" w:date="2026-09-20T16:03:00Z" w16du:dateUtc="2026-09-20T20:03:00Z">
        <w:r>
          <w:t xml:space="preserve">The loading–unloading–heating test of </w:t>
        </w:r>
        <w:r>
          <w:rPr>
            <w:b/>
            <w:bCs/>
          </w:rPr>
          <w:t>Fig. 3</w:t>
        </w:r>
        <w:r>
          <w:t>, described next, was run on the same 127 mm gauge. The prolonged-anneal wires and the cyclically heat-treated</w:t>
        </w:r>
      </w:ins>
      <w:r>
        <w:t xml:space="preserve"> specimens </w:t>
      </w:r>
      <w:ins w:id="83" w:author="R2 revision" w:date="2026-09-20T16:03:00Z" w16du:dateUtc="2026-09-20T20:03:00Z">
        <w:r>
          <w:t>of Sec. 3.5 (</w:t>
        </w:r>
        <w:r>
          <w:rPr>
            <w:b/>
            <w:bCs/>
          </w:rPr>
          <w:t>Fig. 10</w:t>
        </w:r>
        <w:r>
          <w:t xml:space="preserve">) </w:t>
        </w:r>
      </w:ins>
      <w:r>
        <w:t xml:space="preserve">were </w:t>
      </w:r>
      <w:del w:id="84" w:author="R2 revision" w:date="2026-09-20T16:03:00Z" w16du:dateUtc="2026-09-20T20:03:00Z">
        <w:r w:rsidR="0065712B">
          <w:delText>also run for the abnormal-grain-growth treatments, and are discussed where those results are presented</w:delText>
        </w:r>
      </w:del>
      <w:ins w:id="85" w:author="R2 revision" w:date="2026-09-20T16:03:00Z" w16du:dateUtc="2026-09-20T20:03:00Z">
        <w:r>
          <w:t>tested at three gauges — 127 mm for the 40- and 80-minute wires and for the ≈1–1.3 mm rod specimens, 6.0 mm (0.236 in) for one further three-cycle rod specimen, and 25.4 mm (1.000 in) for the quartz-tube-cycled 0.36 mm wire — and the gauge is stated with each curve</w:t>
        </w:r>
      </w:ins>
      <w:r>
        <w:t xml:space="preserve">. A special loading–unloading–heating cyclic tensile test was also conducted to evaluate any potential shape-memory response. In this case, </w:t>
      </w:r>
      <w:del w:id="86" w:author="R2 revision" w:date="2026-09-20T16:03:00Z" w16du:dateUtc="2026-09-20T20:03:00Z">
        <w:r w:rsidR="0065712B">
          <w:delText>selected samples</w:delText>
        </w:r>
      </w:del>
      <w:ins w:id="87" w:author="R2 revision" w:date="2026-09-20T16:03:00Z" w16du:dateUtc="2026-09-20T20:03:00Z">
        <w:r>
          <w:t>the samples reported here — one condition per alloy, 1200 °C for 1 minute (</w:t>
        </w:r>
        <w:r>
          <w:rPr>
            <w:b/>
            <w:bCs/>
          </w:rPr>
          <w:t>Fig. 3</w:t>
        </w:r>
        <w:r>
          <w:t>) —</w:t>
        </w:r>
      </w:ins>
      <w:r>
        <w:t xml:space="preserve"> were loaded to 3% strain and unloaded to zero stress, after which the crosshead was returned to its starting position (nominal zero strain). At the same time, the sample was heated to ≈200 °C at a rate of ≈50 °C s⁻¹ and held for ≈10 s to trigger any potential reversal of martensite to austenite; at a diameter of 0.36 mm the wire reaches temperature through its full cross-section well within this hold. In this test, any shape-memory effect would be revealed during the heating stage, which causes the reloadi</w:t>
      </w:r>
      <w:r>
        <w:t>ng stress to rise at a lower deformation strain.</w:t>
      </w:r>
    </w:p>
    <w:p w14:paraId="53BE053C" w14:textId="77777777" w:rsidR="00B8460C" w:rsidRDefault="00AF4818">
      <w:pPr>
        <w:pStyle w:val="Heading2"/>
      </w:pPr>
      <w:bookmarkStart w:id="88" w:name="synchrotron-x-ray-diffraction"/>
      <w:bookmarkEnd w:id="68"/>
      <w:r>
        <w:t>2.5 Synchrotron X-ray diffraction</w:t>
      </w:r>
    </w:p>
    <w:p w14:paraId="3BDBA9E9" w14:textId="77777777" w:rsidR="00B8460C" w:rsidRDefault="00AF4818">
      <w:pPr>
        <w:pStyle w:val="FirstParagraph"/>
      </w:pPr>
      <w:r>
        <w:t>To identify phase constitution and potential phase change, synchrotron XRD measurements were performed at the ultra-hard X-ray multifunctional application beamline BL12SW of the Shanghai Synchrotron Radiation Facility (SSRF) [</w:t>
      </w:r>
      <w:del w:id="89" w:author="R2 revision" w:date="2026-09-20T16:03:00Z" w16du:dateUtc="2026-09-20T20:03:00Z">
        <w:r w:rsidR="0065712B">
          <w:delText>20,</w:delText>
        </w:r>
      </w:del>
      <w:r>
        <w:t>21</w:t>
      </w:r>
      <w:ins w:id="90" w:author="R2 revision" w:date="2026-09-20T16:03:00Z" w16du:dateUtc="2026-09-20T20:03:00Z">
        <w:r>
          <w:t>,22</w:t>
        </w:r>
      </w:ins>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del w:id="91" w:author="R2 revision" w:date="2026-09-20T16:03:00Z" w16du:dateUtc="2026-09-20T20:03:00Z">
        <w:r w:rsidR="0065712B">
          <w:delText>22</w:delText>
        </w:r>
      </w:del>
      <w:ins w:id="92" w:author="R2 revision" w:date="2026-09-20T16:03:00Z" w16du:dateUtc="2026-09-20T20:03:00Z">
        <w:r>
          <w:t>23</w:t>
        </w:r>
      </w:ins>
      <w:r>
        <w:t>], where diffraction data were sliced at 5-degree intervals along the 360-degree azimuth and integrated to generate 72 diffraction spectra, which were then fitted by Rietveld refinement [</w:t>
      </w:r>
      <w:del w:id="93" w:author="R2 revision" w:date="2026-09-20T16:03:00Z" w16du:dateUtc="2026-09-20T20:03:00Z">
        <w:r w:rsidR="0065712B">
          <w:delText>23</w:delText>
        </w:r>
      </w:del>
      <w:ins w:id="94" w:author="R2 revision" w:date="2026-09-20T16:03:00Z" w16du:dateUtc="2026-09-20T20:03:00Z">
        <w:r>
          <w:t>24</w:t>
        </w:r>
      </w:ins>
      <w:r>
        <w:t>] in MAUD version 2.33 [</w:t>
      </w:r>
      <w:del w:id="95" w:author="R2 revision" w:date="2026-09-20T16:03:00Z" w16du:dateUtc="2026-09-20T20:03:00Z">
        <w:r w:rsidR="0065712B">
          <w:delText>24</w:delText>
        </w:r>
      </w:del>
      <w:ins w:id="96" w:author="R2 revision" w:date="2026-09-20T16:03:00Z" w16du:dateUtc="2026-09-20T20:03:00Z">
        <w:r>
          <w:t>25</w:t>
        </w:r>
      </w:ins>
      <w:r>
        <w:t xml:space="preserve">] </w:t>
      </w:r>
      <w:r>
        <w:t xml:space="preserve">to identify phase constitutions, volume fractions, and crystal orientations of the different phases.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w:t>
      </w:r>
      <w:r>
        <w:t>a strong fibre texture, so that no single azimuthal slice is representative of the bulk and the azimuthal dimension must be retained in the fit. Profile residuals are quoted with the corresponding patterns in Sec. 3.3. Quantitative refinement proved feasible for the LLM-alloy only; the reason is microstructural and is given in Sec. 3.3.</w:t>
      </w:r>
    </w:p>
    <w:p w14:paraId="751224AF" w14:textId="77777777" w:rsidR="00B8460C" w:rsidRDefault="00AF4818">
      <w:pPr>
        <w:pStyle w:val="Heading2"/>
      </w:pPr>
      <w:bookmarkStart w:id="97" w:name="equilibrium-thermodynamic-calculations"/>
      <w:bookmarkEnd w:id="88"/>
      <w:r>
        <w:t>2.6 Equilibrium thermodynamic calculations</w:t>
      </w:r>
    </w:p>
    <w:p w14:paraId="541653FF" w14:textId="77777777" w:rsidR="00B8460C" w:rsidRDefault="00AF4818">
      <w:pPr>
        <w:pStyle w:val="FirstParagraph"/>
      </w:pPr>
      <w:r>
        <w:t>Equilibrium phase fractions were computed with the CALPHAD method [</w:t>
      </w:r>
      <w:del w:id="98" w:author="R2 revision" w:date="2026-09-20T16:03:00Z" w16du:dateUtc="2026-09-20T20:03:00Z">
        <w:r w:rsidR="0065712B">
          <w:delText>25</w:delText>
        </w:r>
      </w:del>
      <w:ins w:id="99" w:author="R2 revision" w:date="2026-09-20T16:03:00Z" w16du:dateUtc="2026-09-20T20:03:00Z">
        <w:r>
          <w:t>26</w:t>
        </w:r>
      </w:ins>
      <w:r>
        <w:t>] using pycalphad 0.11.2, an open-source Python implementation of the Gibbs-energy-minimization formalism [</w:t>
      </w:r>
      <w:del w:id="100" w:author="R2 revision" w:date="2026-09-20T16:03:00Z" w16du:dateUtc="2026-09-20T20:03:00Z">
        <w:r w:rsidR="0065712B">
          <w:delText>26</w:delText>
        </w:r>
      </w:del>
      <w:ins w:id="101" w:author="R2 revision" w:date="2026-09-20T16:03:00Z" w16du:dateUtc="2026-09-20T20:03:00Z">
        <w:r>
          <w:t>27</w:t>
        </w:r>
      </w:ins>
      <w:r>
        <w:t>]</w:t>
      </w:r>
      <w:r>
        <w:t>. Isoplethal step diagrams were calculated at 1 atm from 400 to 1400 °C in 10 °C increments</w:t>
      </w:r>
      <w:ins w:id="102" w:author="R2 revision" w:date="2026-09-20T16:03:00Z" w16du:dateUtc="2026-09-20T20:03:00Z">
        <w:r>
          <w:t>, with the liquid phase included in every calculation</w:t>
        </w:r>
      </w:ins>
      <w:r>
        <w:t xml:space="preserve">; a first pass on a 20 °C grid reproduced every shared point exactly, </w:t>
      </w:r>
      <w:del w:id="103" w:author="R2 revision" w:date="2026-09-20T16:03:00Z" w16du:dateUtc="2026-09-20T20:03:00Z">
        <w:r w:rsidR="0065712B">
          <w:delText>confirming that</w:delText>
        </w:r>
      </w:del>
      <w:ins w:id="104" w:author="R2 revision" w:date="2026-09-20T16:03:00Z" w16du:dateUtc="2026-09-20T20:03:00Z">
        <w:r>
          <w:t>so</w:t>
        </w:r>
      </w:ins>
      <w:r>
        <w:t xml:space="preserve"> the results </w:t>
      </w:r>
      <w:ins w:id="105" w:author="R2 revision" w:date="2026-09-20T16:03:00Z" w16du:dateUtc="2026-09-20T20:03:00Z">
        <w:r>
          <w:t xml:space="preserve">do not depend on the temperature step. They can depend on the density of the composition grid from which the global Gibbs-energy minimisation starts: near the solidus of the LLM-alloy, different densities converged to different states, and for those temperatures the state of lowest Gibbs energy across a ladder of densities was retained. The procedure and every such arbitration </w:t>
        </w:r>
      </w:ins>
      <w:r>
        <w:t xml:space="preserve">are </w:t>
      </w:r>
      <w:del w:id="106" w:author="R2 revision" w:date="2026-09-20T16:03:00Z" w16du:dateUtc="2026-09-20T20:03:00Z">
        <w:r w:rsidR="0065712B">
          <w:delText>grid-independent</w:delText>
        </w:r>
      </w:del>
      <w:ins w:id="107" w:author="R2 revision" w:date="2026-09-20T16:03:00Z" w16du:dateUtc="2026-09-20T20:03:00Z">
        <w:r>
          <w:t>recorded with the archived scripts</w:t>
        </w:r>
      </w:ins>
      <w:r>
        <w:t>. Input compositions were the ICP-AES chemistries of</w:t>
      </w:r>
      <w:r>
        <w:t xml:space="preserve">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p>
    <w:p w14:paraId="77A13261" w14:textId="77777777" w:rsidR="00B8460C" w:rsidRDefault="00AF4818">
      <w:pPr>
        <w:pStyle w:val="BodyText"/>
      </w:pPr>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w:t>
      </w:r>
      <w:del w:id="108" w:author="R2 revision" w:date="2026-09-20T16:03:00Z" w16du:dateUtc="2026-09-20T20:03:00Z">
        <w:r w:rsidR="0065712B">
          <w:delText>27,</w:delText>
        </w:r>
      </w:del>
      <w:r>
        <w:t>28</w:t>
      </w:r>
      <w:ins w:id="109" w:author="R2 revision" w:date="2026-09-20T16:03:00Z" w16du:dateUtc="2026-09-20T20:03:00Z">
        <w:r>
          <w:t>,29</w:t>
        </w:r>
      </w:ins>
      <w:r>
        <w:t>]</w:t>
      </w:r>
      <w:r>
        <w:t xml:space="preserve">, the only one covering Fe–Mn–Al–Ni–C together, in which B2 is treated as an ordered partition of the disordered A2 lattice; it does not contain Si. </w:t>
      </w:r>
      <w:r>
        <w:rPr>
          <w:b/>
          <w:bCs/>
        </w:rPr>
        <w:t>PrecHiMn-04</w:t>
      </w:r>
      <w:r>
        <w:t xml:space="preserve"> [</w:t>
      </w:r>
      <w:del w:id="110" w:author="R2 revision" w:date="2026-09-20T16:03:00Z" w16du:dateUtc="2026-09-20T20:03:00Z">
        <w:r w:rsidR="0065712B">
          <w:delText>29</w:delText>
        </w:r>
      </w:del>
      <w:ins w:id="111" w:author="R2 revision" w:date="2026-09-20T16:03:00Z" w16du:dateUtc="2026-09-20T20:03:00Z">
        <w:r>
          <w:t>30</w:t>
        </w:r>
      </w:ins>
      <w:r>
        <w:t xml:space="preserve">] was used as a cross-check because it is the only one that models D0₃ (through a four-sublattice bcc description) and κ-(Fe,Mn)₃AlC while also carrying Si, though it contains no Ni. </w:t>
      </w:r>
      <w:r>
        <w:rPr>
          <w:b/>
          <w:bCs/>
        </w:rPr>
        <w:t>mc_fe v2.059</w:t>
      </w:r>
      <w:r>
        <w:t xml:space="preserve"> [</w:t>
      </w:r>
      <w:del w:id="112" w:author="R2 revision" w:date="2026-09-20T16:03:00Z" w16du:dateUtc="2026-09-20T20:03:00Z">
        <w:r w:rsidR="0065712B">
          <w:delText>30</w:delText>
        </w:r>
      </w:del>
      <w:ins w:id="113" w:author="R2 revision" w:date="2026-09-20T16:03:00Z" w16du:dateUtc="2026-09-20T20:03:00Z">
        <w:r>
          <w:t>31</w:t>
        </w:r>
      </w:ins>
      <w:r>
        <w:t xml:space="preserve">]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14:paraId="7E169DC8" w14:textId="77777777" w:rsidR="00B8460C" w:rsidRDefault="00AF4818">
      <w:pPr>
        <w:pStyle w:val="BodyText"/>
      </w:pPr>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p>
    <w:p w14:paraId="44B00D3F" w14:textId="77777777" w:rsidR="00B8460C" w:rsidRDefault="00AF4818">
      <w:r>
        <w:pict>
          <v:rect id="_x0000_i1028" style="width:0;height:1.5pt" o:hralign="center" o:hrstd="t" o:hr="t"/>
        </w:pict>
      </w:r>
    </w:p>
    <w:p w14:paraId="30F91303" w14:textId="77777777" w:rsidR="00B8460C" w:rsidRDefault="00AF4818">
      <w:pPr>
        <w:pStyle w:val="Heading1"/>
      </w:pPr>
      <w:bookmarkStart w:id="114" w:name="experiment-results"/>
      <w:bookmarkEnd w:id="46"/>
      <w:bookmarkEnd w:id="97"/>
      <w:r>
        <w:t>3. Experiment Results</w:t>
      </w:r>
    </w:p>
    <w:p w14:paraId="5E5B2DDC" w14:textId="77777777" w:rsidR="00B8460C" w:rsidRDefault="00AF4818">
      <w:pPr>
        <w:pStyle w:val="Heading2"/>
      </w:pPr>
      <w:bookmarkStart w:id="115" w:name="microstructure"/>
      <w:r>
        <w:t>3.1 Microstructure</w:t>
      </w:r>
    </w:p>
    <w:p w14:paraId="6AFB2D9B" w14:textId="77777777" w:rsidR="00B8460C" w:rsidRDefault="00AF4818">
      <w:pPr>
        <w:pStyle w:val="FirstParagraph"/>
      </w:pPr>
      <w:r>
        <w:rPr>
          <w:b/>
          <w:bCs/>
        </w:rPr>
        <w:t>Fig. 1a</w:t>
      </w:r>
      <w:r>
        <w:t xml:space="preserve"> shows the microstructure of the LLM-alloy after heat treatment at 1200 °C for 1 minute. The material exhibits a highly refined, fine-grained equiaxed microstructure with average grain diameters well under 20 µm. Scanning electron microscopy (</w:t>
      </w:r>
      <w:r>
        <w:rPr>
          <w:b/>
          <w:bCs/>
        </w:rPr>
        <w:t>Fig. 1b</w:t>
      </w:r>
      <w:r>
        <w:t>) resolves this morphology as an intimately interlocked two-phase mixture of a darker grey constituent and a brighter, blockier one. EDS detected higher Al in the darker constituent and higher Mn in the brighter one, consistent with a duplex structure in which the Al-rich regions are BCC α-phase and the Mn-rich regions are FCC γ-phase. We do not assign either constituent as the matrix and the other as a dispersed second phase: the phase fractions of Sec. 3.3 place γ in the majority, and a two-dimensional se</w:t>
      </w:r>
      <w:r>
        <w:t>ction through an interpenetrating duplex structure does not on its own establish which constituent is continuous in three dimensions. Prolonging the annealing duration to 40 minutes at the same temperature (</w:t>
      </w:r>
      <w:r>
        <w:rPr>
          <w:b/>
          <w:bCs/>
        </w:rPr>
        <w:t>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 </w:t>
      </w:r>
      <w:r>
        <w:rPr>
          <w:b/>
          <w:bCs/>
        </w:rPr>
        <w:t>Fig. 1d</w:t>
      </w:r>
      <w:r>
        <w:t xml:space="preserve"> </w:t>
      </w:r>
      <w:r>
        <w:t xml:space="preserve">shows the wire after the cyclic abnormal-grain-growth treatment of Sec. 2.2; the response to that treatment is analysed in Sec. 3.5. One feature of the panel belongs here, because it concerns identification rather than grain growth. The structure in </w:t>
      </w:r>
      <w:r>
        <w:rPr>
          <w:b/>
          <w:bCs/>
        </w:rPr>
        <w:t>Fig. 1d</w:t>
      </w:r>
      <w:r>
        <w:t xml:space="preserve"> </w:t>
      </w:r>
      <w:r>
        <w:t xml:space="preserve">reads more as a transformation-refined lamellar or lath α + γ morphology than as a simply finer equiaxed grain structure. </w:t>
      </w:r>
      <w:del w:id="116" w:author="R2 revision" w:date="2026-09-20T16:03:00Z" w16du:dateUtc="2026-09-20T20:03:00Z">
        <w:r w:rsidR="0065712B">
          <w:delText>If the</w:delText>
        </w:r>
      </w:del>
      <w:ins w:id="117" w:author="R2 revision" w:date="2026-09-20T16:03:00Z" w16du:dateUtc="2026-09-20T20:03:00Z">
        <w:r>
          <w:t>Whether this</w:t>
        </w:r>
      </w:ins>
      <w:r>
        <w:t xml:space="preserve"> alloy undergoes a martensitic or Widmanstätten-type γ ↔ α transformation during quenching</w:t>
      </w:r>
      <w:ins w:id="118" w:author="R2 revision" w:date="2026-09-20T16:03:00Z" w16du:dateUtc="2026-09-20T20:03:00Z">
        <w:r>
          <w:t xml:space="preserve"> is not established by the present data (Sec. 4.1); if it does</w:t>
        </w:r>
      </w:ins>
      <w:r>
        <w:t xml:space="preserve">, the apparently fine “grain size” </w:t>
      </w:r>
      <w:r>
        <w:t>may largely reflect fine transformation packets or colonies inside larger parent grains, not a reduction in the true parent grain size. EBSD grain-boundary mapping would settle the distinction and is recommended as future work</w:t>
      </w:r>
      <w:del w:id="119" w:author="R2 revision" w:date="2026-09-20T16:03:00Z" w16du:dateUtc="2026-09-20T20:03:00Z">
        <w:r w:rsidR="0065712B">
          <w:delText>; the observation</w:delText>
        </w:r>
      </w:del>
      <w:ins w:id="120" w:author="R2 revision" w:date="2026-09-20T16:03:00Z" w16du:dateUtc="2026-09-20T20:03:00Z">
        <w:r>
          <w:t>. The morphology is noted here because it</w:t>
        </w:r>
      </w:ins>
      <w:r>
        <w:t xml:space="preserve"> bears </w:t>
      </w:r>
      <w:del w:id="121" w:author="R2 revision" w:date="2026-09-20T16:03:00Z" w16du:dateUtc="2026-09-20T20:03:00Z">
        <w:r w:rsidR="0065712B">
          <w:delText xml:space="preserve">directly </w:delText>
        </w:r>
      </w:del>
      <w:r>
        <w:t xml:space="preserve">on the </w:t>
      </w:r>
      <w:del w:id="122" w:author="R2 revision" w:date="2026-09-20T16:03:00Z" w16du:dateUtc="2026-09-20T20:03:00Z">
        <w:r w:rsidR="0065712B">
          <w:delText>reading developed</w:delText>
        </w:r>
      </w:del>
      <w:ins w:id="123" w:author="R2 revision" w:date="2026-09-20T16:03:00Z" w16du:dateUtc="2026-09-20T20:03:00Z">
        <w:r>
          <w:t>question left open</w:t>
        </w:r>
      </w:ins>
      <w:r>
        <w:t xml:space="preserve"> in Sec. </w:t>
      </w:r>
      <w:del w:id="124" w:author="R2 revision" w:date="2026-09-20T16:03:00Z" w16du:dateUtc="2026-09-20T20:03:00Z">
        <w:r w:rsidR="0065712B">
          <w:delText>4.1,</w:delText>
        </w:r>
      </w:del>
      <w:ins w:id="125" w:author="R2 revision" w:date="2026-09-20T16:03:00Z" w16du:dateUtc="2026-09-20T20:03:00Z">
        <w:r>
          <w:t>4.1 — whether either constituent formed</w:t>
        </w:r>
      </w:ins>
      <w:r>
        <w:t xml:space="preserve"> in </w:t>
      </w:r>
      <w:del w:id="126" w:author="R2 revision" w:date="2026-09-20T16:03:00Z" w16du:dateUtc="2026-09-20T20:03:00Z">
        <w:r w:rsidR="0065712B">
          <w:delText xml:space="preserve">which </w:delText>
        </w:r>
      </w:del>
      <w:r>
        <w:t xml:space="preserve">part </w:t>
      </w:r>
      <w:del w:id="127" w:author="R2 revision" w:date="2026-09-20T16:03:00Z" w16du:dateUtc="2026-09-20T20:03:00Z">
        <w:r w:rsidR="0065712B">
          <w:delText xml:space="preserve">of the structure transforms </w:delText>
        </w:r>
      </w:del>
      <w:r>
        <w:t>during the quench</w:t>
      </w:r>
      <w:ins w:id="128" w:author="R2 revision" w:date="2026-09-20T16:03:00Z" w16du:dateUtc="2026-09-20T20:03:00Z">
        <w:r>
          <w:t xml:space="preserve"> — and does not by itself decide it</w:t>
        </w:r>
      </w:ins>
      <w:r>
        <w:t>.</w:t>
      </w:r>
    </w:p>
    <w:p w14:paraId="21F6772B" w14:textId="77777777" w:rsidR="00E47456" w:rsidRDefault="0065712B">
      <w:pPr>
        <w:pStyle w:val="CaptionedFigure"/>
        <w:rPr>
          <w:del w:id="129" w:author="R2 revision" w:date="2026-09-20T16:03:00Z" w16du:dateUtc="2026-09-20T20:03:00Z"/>
        </w:rPr>
      </w:pPr>
      <w:del w:id="130" w:author="R2 revision" w:date="2026-09-20T16:03:00Z" w16du:dateUtc="2026-09-20T20:03:00Z">
        <w:r>
          <w:rPr>
            <w:noProof/>
          </w:rPr>
          <w:drawing>
            <wp:inline distT="0" distB="0" distL="0" distR="0" wp14:anchorId="5965D438" wp14:editId="328B610E">
              <wp:extent cx="3642360" cy="2843784"/>
              <wp:effectExtent l="0" t="0" r="0" b="0"/>
              <wp:docPr id="908019847" name="Picture" descr="Fig. 1. Microstructure of the LLM-alloy after heat treatment: (a) 1200 °C, 1 min, optical; (b) 1200 °C, 1 min, SEM; (c) 1200 °C, 40 min, optical; (d) after the cyclic abnormal-grain-growth treatment of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3642360" cy="2843784"/>
                      </a:xfrm>
                      <a:prstGeom prst="rect">
                        <a:avLst/>
                      </a:prstGeom>
                      <a:noFill/>
                      <a:ln w="9525">
                        <a:noFill/>
                        <a:headEnd/>
                        <a:tailEnd/>
                      </a:ln>
                    </pic:spPr>
                  </pic:pic>
                </a:graphicData>
              </a:graphic>
            </wp:inline>
          </w:drawing>
        </w:r>
      </w:del>
    </w:p>
    <w:p w14:paraId="41118799" w14:textId="77777777" w:rsidR="00B8460C" w:rsidRDefault="00AF4818">
      <w:pPr>
        <w:pStyle w:val="CaptionedFigure"/>
        <w:rPr>
          <w:ins w:id="131" w:author="R2 revision" w:date="2026-09-20T16:03:00Z" w16du:dateUtc="2026-09-20T20:03:00Z"/>
        </w:rPr>
      </w:pPr>
      <w:ins w:id="132" w:author="R2 revision" w:date="2026-09-20T16:03:00Z" w16du:dateUtc="2026-09-20T20:03:00Z">
        <w:r>
          <w:rPr>
            <w:noProof/>
          </w:rPr>
          <w:drawing>
            <wp:inline distT="0" distB="0" distL="0" distR="0">
              <wp:extent cx="3642360" cy="2843784"/>
              <wp:effectExtent l="0" t="0" r="0" b="0"/>
              <wp:docPr id="29" name="Picture" descr="Fig. 1. Microstructure of the LLM-alloy after heat treatment: (a) 1200 °C, 1 min, optical; (b) 1200 °C, 1 min, SEM; (c) 1200 °C, 40 min, optical; (d) 0.36 mm wire after cyclic heat treatment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3642360" cy="2843784"/>
                      </a:xfrm>
                      <a:prstGeom prst="rect">
                        <a:avLst/>
                      </a:prstGeom>
                      <a:noFill/>
                      <a:ln w="9525">
                        <a:noFill/>
                        <a:headEnd/>
                        <a:tailEnd/>
                      </a:ln>
                    </pic:spPr>
                  </pic:pic>
                </a:graphicData>
              </a:graphic>
            </wp:inline>
          </w:drawing>
        </w:r>
      </w:ins>
    </w:p>
    <w:p w14:paraId="588BCED3" w14:textId="77777777" w:rsidR="00B8460C" w:rsidRDefault="00AF4818">
      <w:pPr>
        <w:pStyle w:val="ImageCaption"/>
      </w:pPr>
      <w:r>
        <w:rPr>
          <w:b/>
          <w:bCs/>
        </w:rPr>
        <w:t>Fig. 1.</w:t>
      </w:r>
      <w:r>
        <w:t xml:space="preserve"> </w:t>
      </w:r>
      <w:r>
        <w:t xml:space="preserve">Microstructure of the LLM-alloy after heat treatment: (a) 1200 °C, 1 min, optical; (b) 1200 °C, 1 min, SEM; (c) 1200 °C, 40 min, optical; (d) </w:t>
      </w:r>
      <w:ins w:id="133" w:author="R2 revision" w:date="2026-09-20T16:03:00Z" w16du:dateUtc="2026-09-20T20:03:00Z">
        <w:r>
          <w:t xml:space="preserve">0.36 mm wire </w:t>
        </w:r>
      </w:ins>
      <w:r>
        <w:t xml:space="preserve">after </w:t>
      </w:r>
      <w:del w:id="134" w:author="R2 revision" w:date="2026-09-20T16:03:00Z" w16du:dateUtc="2026-09-20T20:03:00Z">
        <w:r w:rsidR="0065712B">
          <w:delText xml:space="preserve">the </w:delText>
        </w:r>
      </w:del>
      <w:r>
        <w:t xml:space="preserve">cyclic </w:t>
      </w:r>
      <w:del w:id="135" w:author="R2 revision" w:date="2026-09-20T16:03:00Z" w16du:dateUtc="2026-09-20T20:03:00Z">
        <w:r w:rsidR="0065712B">
          <w:delText>abnormal-grain-growth</w:delText>
        </w:r>
      </w:del>
      <w:ins w:id="136" w:author="R2 revision" w:date="2026-09-20T16:03:00Z" w16du:dateUtc="2026-09-20T20:03:00Z">
        <w:r>
          <w:t>heat</w:t>
        </w:r>
      </w:ins>
      <w:r>
        <w:t xml:space="preserve"> treatment </w:t>
      </w:r>
      <w:del w:id="137" w:author="R2 revision" w:date="2026-09-20T16:03:00Z" w16du:dateUtc="2026-09-20T20:03:00Z">
        <w:r w:rsidR="0065712B">
          <w:delText xml:space="preserve">of </w:delText>
        </w:r>
      </w:del>
      <w:ins w:id="138" w:author="R2 revision" w:date="2026-09-20T16:03:00Z" w16du:dateUtc="2026-09-20T20:03:00Z">
        <w:r>
          <w:t>(</w:t>
        </w:r>
      </w:ins>
      <w:r>
        <w:t>Sec. 2.2</w:t>
      </w:r>
      <w:del w:id="139" w:author="R2 revision" w:date="2026-09-20T16:03:00Z" w16du:dateUtc="2026-09-20T20:03:00Z">
        <w:r w:rsidR="0065712B">
          <w:delText>,</w:delText>
        </w:r>
      </w:del>
      <w:ins w:id="140" w:author="R2 revision" w:date="2026-09-20T16:03:00Z" w16du:dateUtc="2026-09-20T20:03:00Z">
        <w:r>
          <w:t>),</w:t>
        </w:r>
      </w:ins>
      <w:r>
        <w:t xml:space="preserve"> optical.</w:t>
      </w:r>
    </w:p>
    <w:p w14:paraId="068A511E" w14:textId="77777777" w:rsidR="00B8460C" w:rsidRDefault="00AF4818">
      <w:pPr>
        <w:pStyle w:val="Heading2"/>
      </w:pPr>
      <w:bookmarkStart w:id="141" w:name="cyclic-stressstrain-response"/>
      <w:bookmarkEnd w:id="115"/>
      <w:r>
        <w:t>3.2 Cyclic stress–strain response</w:t>
      </w:r>
    </w:p>
    <w:p w14:paraId="0356A4EC" w14:textId="77777777" w:rsidR="00B8460C" w:rsidRDefault="00AF4818">
      <w:pPr>
        <w:pStyle w:val="FirstParagraph"/>
      </w:pPr>
      <w:r>
        <w:t xml:space="preserve">Cyclic tensile stress–strain curves for the LLM-alloy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with high strength but brittleness (tensile strengths of ≈1876–2254 MPa and yield strengths of ≈1635–1908 MPa, but elongation of only ≈2%), reflecting incomplete recrystallization of the cold-drawn wire, whereas annealing at 800–1200 °C progressively softens the wire and restores ductility, with elong</w:t>
      </w:r>
      <w:r>
        <w:t>ation peaking near 33% at 1000 °C. The elastic modulus, E, stays in the ≈150–162 GPa range across the well-annealed conditions. Across all LLM-alloy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w:t>
      </w:r>
      <w:r>
        <w:t>eported that aging at 200 °C can improve the pseudo-elasticity of Fe-Mn-Al-Ni alloy</w:t>
      </w:r>
      <w:r>
        <w:t xml:space="preserve"> [</w:t>
      </w:r>
      <w:del w:id="142" w:author="R2 revision" w:date="2026-09-20T16:03:00Z" w16du:dateUtc="2026-09-20T20:03:00Z">
        <w:r w:rsidR="0065712B">
          <w:delText>31,</w:delText>
        </w:r>
      </w:del>
      <w:r>
        <w:t>32</w:t>
      </w:r>
      <w:ins w:id="143" w:author="R2 revision" w:date="2026-09-20T16:03:00Z" w16du:dateUtc="2026-09-20T20:03:00Z">
        <w:r>
          <w:t>,33</w:t>
        </w:r>
      </w:ins>
      <w:r>
        <w:t>]; this was not the case for the LLM-alloy (</w:t>
      </w:r>
      <w:r>
        <w:rPr>
          <w:b/>
          <w:bCs/>
        </w:rPr>
        <w:t>Fig. 2h</w:t>
      </w:r>
      <w:r>
        <w:t>).</w:t>
      </w:r>
    </w:p>
    <w:p w14:paraId="2E01ADFA" w14:textId="77777777" w:rsidR="00B8460C" w:rsidRDefault="00AF4818">
      <w:pPr>
        <w:pStyle w:val="BodyText"/>
      </w:pPr>
      <w:r>
        <w:rPr>
          <w:b/>
          <w:bCs/>
        </w:rPr>
        <w:t>Fig. 2</w:t>
      </w:r>
      <w:r>
        <w:t xml:space="preserve"> shows the following. After the 600 °C anneal (</w:t>
      </w:r>
      <w:r>
        <w:rPr>
          <w:b/>
          <w:bCs/>
        </w:rPr>
        <w:t>Fig. 2a</w:t>
      </w:r>
      <w:r>
        <w:t>) the wire is stronger even than in the as-drawn state, reaching ≈2250 MPa, yet fails at ≈2.2% strain: the treatment has relieved drawing stresses without restoring formability. The 700 °C condition (</w:t>
      </w:r>
      <w:r>
        <w:rPr>
          <w:b/>
          <w:bCs/>
        </w:rPr>
        <w:t>Fig. 2b</w:t>
      </w:r>
      <w:r>
        <w:t>) is barely different. At 800 °C (</w:t>
      </w:r>
      <w:r>
        <w:rPr>
          <w:b/>
          <w:bCs/>
        </w:rPr>
        <w:t>Fig. 2c</w:t>
      </w:r>
      <w:r>
        <w:t>) the behaviour changes character — a well-defined yield plateau appears near 1200 MPa and the specimen sustains cycling to 10% strain — and 900 °C (</w:t>
      </w:r>
      <w:r>
        <w:rPr>
          <w:b/>
          <w:bCs/>
        </w:rPr>
        <w:t>Fig. 2d</w:t>
      </w:r>
      <w:r>
        <w:t>) continues the same softening. At 1000 °C (</w:t>
      </w:r>
      <w:r>
        <w:rPr>
          <w:b/>
          <w:bCs/>
        </w:rPr>
        <w:t>Fig. 2e</w:t>
      </w:r>
      <w:r>
        <w:t>) yielding falls to ≈675 MPa and is followed by steady work hardening, easing further at 1100 °C (</w:t>
      </w:r>
      <w:r>
        <w:rPr>
          <w:b/>
          <w:bCs/>
        </w:rPr>
        <w:t>Fig. 2f</w:t>
      </w:r>
      <w:r>
        <w:t>) and reaching ≈520 MPa at 1200 °C (</w:t>
      </w:r>
      <w:r>
        <w:rPr>
          <w:b/>
          <w:bCs/>
        </w:rPr>
        <w:t>Fig. 2g</w:t>
      </w:r>
      <w:r>
        <w:t xml:space="preserve">). </w:t>
      </w:r>
      <w:r>
        <w:rPr>
          <w:b/>
          <w:bCs/>
        </w:rPr>
        <w:t>Fig. 2h</w:t>
      </w:r>
      <w:r>
        <w:t xml:space="preserve"> repeats the 1200 °C condition with the 200 °C / 3 h age applied and is indistinguishable from </w:t>
      </w:r>
      <w:r>
        <w:rPr>
          <w:b/>
          <w:bCs/>
        </w:rPr>
        <w:t>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 </w:t>
      </w:r>
      <w:r>
        <w:rPr>
          <w:b/>
          <w:bCs/>
        </w:rPr>
        <w:t>Table 2</w:t>
      </w:r>
      <w:r>
        <w:t xml:space="preserve"> are therefore shown in full; the eighth row of </w:t>
      </w:r>
      <w:r>
        <w:rPr>
          <w:b/>
          <w:bCs/>
        </w:rPr>
        <w:t>Table 2</w:t>
      </w:r>
      <w:r>
        <w:t>, the as-drawn state, fractures at 2.0% with essentially no plastic range and its properties are read from the table.</w:t>
      </w:r>
    </w:p>
    <w:p w14:paraId="117C2B29" w14:textId="77777777" w:rsidR="00B8460C" w:rsidRDefault="00AF4818">
      <w:pPr>
        <w:pStyle w:val="BodyText"/>
      </w:pPr>
      <w:r>
        <w:rPr>
          <w:b/>
          <w:bCs/>
        </w:rPr>
        <w:t>Table 2.</w:t>
      </w:r>
      <w:r>
        <w:t xml:space="preserve"> Mechanical properties of the LLM-alloy </w:t>
      </w:r>
      <w:ins w:id="144" w:author="R2 revision" w:date="2026-09-20T16:03:00Z" w16du:dateUtc="2026-09-20T20:03:00Z">
        <w:r>
          <w:t xml:space="preserve">(0.36 mm wire) </w:t>
        </w:r>
      </w:ins>
      <w:r>
        <w:t>after heat treatment for 1 minute at different temperatures</w:t>
      </w:r>
      <w:ins w:id="145" w:author="R2 revision" w:date="2026-09-20T16:03:00Z" w16du:dateUtc="2026-09-20T20:03:00Z">
        <w:r>
          <w:t>, tested on a 127 mm gauge (Sec. 2.4); E is the apparent modulus from crosshead strain</w:t>
        </w:r>
      </w:ins>
      <w:r>
        <w:t>. Each data point is the average of three samples; the uncertainty is one standard deviation.</w:t>
      </w:r>
    </w:p>
    <w:tbl>
      <w:tblPr>
        <w:tblStyle w:val="Table"/>
        <w:tblW w:w="5000" w:type="pct"/>
        <w:tblLayout w:type="fixed"/>
        <w:tblLook w:val="0020" w:firstRow="1" w:lastRow="0" w:firstColumn="0" w:lastColumn="0" w:noHBand="0" w:noVBand="0"/>
      </w:tblPr>
      <w:tblGrid>
        <w:gridCol w:w="1596"/>
        <w:gridCol w:w="2128"/>
        <w:gridCol w:w="2128"/>
        <w:gridCol w:w="1862"/>
        <w:gridCol w:w="1862"/>
      </w:tblGrid>
      <w:tr w:rsidR="00B8460C" w14:paraId="31386CD7"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1320" w:type="dxa"/>
          </w:tcPr>
          <w:p w14:paraId="6390877A" w14:textId="77777777" w:rsidR="00B8460C" w:rsidRDefault="00AF4818">
            <w:pPr>
              <w:pStyle w:val="Compact"/>
            </w:pPr>
            <w:r>
              <w:t>Temp. (°C)</w:t>
            </w:r>
          </w:p>
        </w:tc>
        <w:tc>
          <w:tcPr>
            <w:tcW w:w="1760" w:type="dxa"/>
          </w:tcPr>
          <w:p w14:paraId="3AAA4D61" w14:textId="77777777" w:rsidR="00B8460C" w:rsidRDefault="00AF4818">
            <w:pPr>
              <w:pStyle w:val="Compact"/>
            </w:pPr>
            <w:r>
              <w:t>σ₀.₂ (MPa)</w:t>
            </w:r>
          </w:p>
        </w:tc>
        <w:tc>
          <w:tcPr>
            <w:tcW w:w="1760" w:type="dxa"/>
          </w:tcPr>
          <w:p w14:paraId="326757F5" w14:textId="77777777" w:rsidR="00B8460C" w:rsidRDefault="00AF4818">
            <w:pPr>
              <w:pStyle w:val="Compact"/>
            </w:pPr>
            <w:r>
              <w:t>UTS (MPa)</w:t>
            </w:r>
          </w:p>
        </w:tc>
        <w:tc>
          <w:tcPr>
            <w:tcW w:w="1540" w:type="dxa"/>
          </w:tcPr>
          <w:p w14:paraId="41A6240D" w14:textId="77777777" w:rsidR="00B8460C" w:rsidRDefault="00AF4818">
            <w:pPr>
              <w:pStyle w:val="Compact"/>
            </w:pPr>
            <w:r>
              <w:t>Elong. (%)</w:t>
            </w:r>
          </w:p>
        </w:tc>
        <w:tc>
          <w:tcPr>
            <w:tcW w:w="1540" w:type="dxa"/>
          </w:tcPr>
          <w:p w14:paraId="1DC1DC98" w14:textId="77777777" w:rsidR="00B8460C" w:rsidRDefault="00AF4818">
            <w:pPr>
              <w:pStyle w:val="Compact"/>
            </w:pPr>
            <w:r>
              <w:t>E (GPa)</w:t>
            </w:r>
          </w:p>
        </w:tc>
      </w:tr>
      <w:tr w:rsidR="00B8460C" w14:paraId="6CE53C4B" w14:textId="77777777">
        <w:tc>
          <w:tcPr>
            <w:tcW w:w="1320" w:type="dxa"/>
          </w:tcPr>
          <w:p w14:paraId="5CB441BB" w14:textId="77777777" w:rsidR="00B8460C" w:rsidRDefault="00AF4818">
            <w:pPr>
              <w:pStyle w:val="Compact"/>
            </w:pPr>
            <w:r>
              <w:t>As drawn</w:t>
            </w:r>
          </w:p>
        </w:tc>
        <w:tc>
          <w:tcPr>
            <w:tcW w:w="1760" w:type="dxa"/>
          </w:tcPr>
          <w:p w14:paraId="0A4A83AB" w14:textId="77777777" w:rsidR="00B8460C" w:rsidRDefault="00AF4818">
            <w:pPr>
              <w:pStyle w:val="Compact"/>
            </w:pPr>
            <w:r>
              <w:t>1587.9 ± 63.7</w:t>
            </w:r>
          </w:p>
        </w:tc>
        <w:tc>
          <w:tcPr>
            <w:tcW w:w="1760" w:type="dxa"/>
          </w:tcPr>
          <w:p w14:paraId="67A9FDB4" w14:textId="77777777" w:rsidR="00B8460C" w:rsidRDefault="00AF4818">
            <w:pPr>
              <w:pStyle w:val="Compact"/>
            </w:pPr>
            <w:r>
              <w:t>1936.6 ± 19.2</w:t>
            </w:r>
          </w:p>
        </w:tc>
        <w:tc>
          <w:tcPr>
            <w:tcW w:w="1540" w:type="dxa"/>
          </w:tcPr>
          <w:p w14:paraId="7F76C046" w14:textId="77777777" w:rsidR="00B8460C" w:rsidRDefault="00AF4818">
            <w:pPr>
              <w:pStyle w:val="Compact"/>
            </w:pPr>
            <w:r>
              <w:t>2.0 ± 0.1</w:t>
            </w:r>
          </w:p>
        </w:tc>
        <w:tc>
          <w:tcPr>
            <w:tcW w:w="1540" w:type="dxa"/>
          </w:tcPr>
          <w:p w14:paraId="09BB2E20" w14:textId="77777777" w:rsidR="00B8460C" w:rsidRDefault="00AF4818">
            <w:pPr>
              <w:pStyle w:val="Compact"/>
            </w:pPr>
            <w:r>
              <w:t>138.5 ± 5.1</w:t>
            </w:r>
          </w:p>
        </w:tc>
      </w:tr>
      <w:tr w:rsidR="00B8460C" w14:paraId="0CE6155B" w14:textId="77777777">
        <w:tc>
          <w:tcPr>
            <w:tcW w:w="1320" w:type="dxa"/>
          </w:tcPr>
          <w:p w14:paraId="3146EBB4" w14:textId="77777777" w:rsidR="00B8460C" w:rsidRDefault="00AF4818">
            <w:pPr>
              <w:pStyle w:val="Compact"/>
            </w:pPr>
            <w:r>
              <w:t>600</w:t>
            </w:r>
          </w:p>
        </w:tc>
        <w:tc>
          <w:tcPr>
            <w:tcW w:w="1760" w:type="dxa"/>
          </w:tcPr>
          <w:p w14:paraId="08CD25F2" w14:textId="77777777" w:rsidR="00B8460C" w:rsidRDefault="00AF4818">
            <w:pPr>
              <w:pStyle w:val="Compact"/>
            </w:pPr>
            <w:r>
              <w:t>1908.0 ± 29.2</w:t>
            </w:r>
          </w:p>
        </w:tc>
        <w:tc>
          <w:tcPr>
            <w:tcW w:w="1760" w:type="dxa"/>
          </w:tcPr>
          <w:p w14:paraId="41356851" w14:textId="77777777" w:rsidR="00B8460C" w:rsidRDefault="00AF4818">
            <w:pPr>
              <w:pStyle w:val="Compact"/>
            </w:pPr>
            <w:r>
              <w:t>2254.3 ± 27.3</w:t>
            </w:r>
          </w:p>
        </w:tc>
        <w:tc>
          <w:tcPr>
            <w:tcW w:w="1540" w:type="dxa"/>
          </w:tcPr>
          <w:p w14:paraId="38EFB621" w14:textId="77777777" w:rsidR="00B8460C" w:rsidRDefault="00AF4818">
            <w:pPr>
              <w:pStyle w:val="Compact"/>
            </w:pPr>
            <w:r>
              <w:t>2.2 ± 0.1</w:t>
            </w:r>
          </w:p>
        </w:tc>
        <w:tc>
          <w:tcPr>
            <w:tcW w:w="1540" w:type="dxa"/>
          </w:tcPr>
          <w:p w14:paraId="5F2AED7F" w14:textId="77777777" w:rsidR="00B8460C" w:rsidRDefault="00AF4818">
            <w:pPr>
              <w:pStyle w:val="Compact"/>
            </w:pPr>
            <w:r>
              <w:t>155.7 ± 2.2</w:t>
            </w:r>
          </w:p>
        </w:tc>
      </w:tr>
      <w:tr w:rsidR="00B8460C" w14:paraId="25EA313C" w14:textId="77777777">
        <w:tc>
          <w:tcPr>
            <w:tcW w:w="1320" w:type="dxa"/>
          </w:tcPr>
          <w:p w14:paraId="71CDECF7" w14:textId="77777777" w:rsidR="00B8460C" w:rsidRDefault="00AF4818">
            <w:pPr>
              <w:pStyle w:val="Compact"/>
            </w:pPr>
            <w:r>
              <w:t>700</w:t>
            </w:r>
          </w:p>
        </w:tc>
        <w:tc>
          <w:tcPr>
            <w:tcW w:w="1760" w:type="dxa"/>
          </w:tcPr>
          <w:p w14:paraId="0408C6AE" w14:textId="77777777" w:rsidR="00B8460C" w:rsidRDefault="00AF4818">
            <w:pPr>
              <w:pStyle w:val="Compact"/>
            </w:pPr>
            <w:r>
              <w:t>1635.3 ± 35.9</w:t>
            </w:r>
          </w:p>
        </w:tc>
        <w:tc>
          <w:tcPr>
            <w:tcW w:w="1760" w:type="dxa"/>
          </w:tcPr>
          <w:p w14:paraId="5FBAB9EE" w14:textId="77777777" w:rsidR="00B8460C" w:rsidRDefault="00AF4818">
            <w:pPr>
              <w:pStyle w:val="Compact"/>
            </w:pPr>
            <w:r>
              <w:t>1876.0 ± 9.4</w:t>
            </w:r>
          </w:p>
        </w:tc>
        <w:tc>
          <w:tcPr>
            <w:tcW w:w="1540" w:type="dxa"/>
          </w:tcPr>
          <w:p w14:paraId="197BCC8F" w14:textId="77777777" w:rsidR="00B8460C" w:rsidRDefault="00AF4818">
            <w:pPr>
              <w:pStyle w:val="Compact"/>
            </w:pPr>
            <w:r>
              <w:t>2.2 ± 0.0</w:t>
            </w:r>
          </w:p>
        </w:tc>
        <w:tc>
          <w:tcPr>
            <w:tcW w:w="1540" w:type="dxa"/>
          </w:tcPr>
          <w:p w14:paraId="3D634F69" w14:textId="77777777" w:rsidR="00B8460C" w:rsidRDefault="00AF4818">
            <w:pPr>
              <w:pStyle w:val="Compact"/>
            </w:pPr>
            <w:r>
              <w:t>156.1 ± 2.0</w:t>
            </w:r>
          </w:p>
        </w:tc>
      </w:tr>
      <w:tr w:rsidR="00B8460C" w14:paraId="0D40B7A3" w14:textId="77777777">
        <w:tc>
          <w:tcPr>
            <w:tcW w:w="1320" w:type="dxa"/>
          </w:tcPr>
          <w:p w14:paraId="246F8638" w14:textId="77777777" w:rsidR="00B8460C" w:rsidRDefault="00AF4818">
            <w:pPr>
              <w:pStyle w:val="Compact"/>
            </w:pPr>
            <w:r>
              <w:t>800</w:t>
            </w:r>
          </w:p>
        </w:tc>
        <w:tc>
          <w:tcPr>
            <w:tcW w:w="1760" w:type="dxa"/>
          </w:tcPr>
          <w:p w14:paraId="657CC764" w14:textId="77777777" w:rsidR="00B8460C" w:rsidRDefault="00AF4818">
            <w:pPr>
              <w:pStyle w:val="Compact"/>
            </w:pPr>
            <w:r>
              <w:t>1151.1 ± 11.3</w:t>
            </w:r>
          </w:p>
        </w:tc>
        <w:tc>
          <w:tcPr>
            <w:tcW w:w="1760" w:type="dxa"/>
          </w:tcPr>
          <w:p w14:paraId="7EFA383E" w14:textId="77777777" w:rsidR="00B8460C" w:rsidRDefault="00AF4818">
            <w:pPr>
              <w:pStyle w:val="Compact"/>
            </w:pPr>
            <w:r>
              <w:t>1208.6 ± 5.2</w:t>
            </w:r>
          </w:p>
        </w:tc>
        <w:tc>
          <w:tcPr>
            <w:tcW w:w="1540" w:type="dxa"/>
          </w:tcPr>
          <w:p w14:paraId="604C9875" w14:textId="77777777" w:rsidR="00B8460C" w:rsidRDefault="00AF4818">
            <w:pPr>
              <w:pStyle w:val="Compact"/>
            </w:pPr>
            <w:r>
              <w:t>26.1 ± 1.7</w:t>
            </w:r>
          </w:p>
        </w:tc>
        <w:tc>
          <w:tcPr>
            <w:tcW w:w="1540" w:type="dxa"/>
          </w:tcPr>
          <w:p w14:paraId="7581BD1B" w14:textId="77777777" w:rsidR="00B8460C" w:rsidRDefault="00AF4818">
            <w:pPr>
              <w:pStyle w:val="Compact"/>
            </w:pPr>
            <w:r>
              <w:t>151.4 ± 2.9</w:t>
            </w:r>
          </w:p>
        </w:tc>
      </w:tr>
      <w:tr w:rsidR="00B8460C" w14:paraId="5D68F0C2" w14:textId="77777777">
        <w:tc>
          <w:tcPr>
            <w:tcW w:w="1320" w:type="dxa"/>
          </w:tcPr>
          <w:p w14:paraId="06D1A164" w14:textId="77777777" w:rsidR="00B8460C" w:rsidRDefault="00AF4818">
            <w:pPr>
              <w:pStyle w:val="Compact"/>
            </w:pPr>
            <w:r>
              <w:t>900</w:t>
            </w:r>
          </w:p>
        </w:tc>
        <w:tc>
          <w:tcPr>
            <w:tcW w:w="1760" w:type="dxa"/>
          </w:tcPr>
          <w:p w14:paraId="33291D25" w14:textId="77777777" w:rsidR="00B8460C" w:rsidRDefault="00AF4818">
            <w:pPr>
              <w:pStyle w:val="Compact"/>
            </w:pPr>
            <w:r>
              <w:t>936.3 ± 5.5</w:t>
            </w:r>
          </w:p>
        </w:tc>
        <w:tc>
          <w:tcPr>
            <w:tcW w:w="1760" w:type="dxa"/>
          </w:tcPr>
          <w:p w14:paraId="4B4FE789" w14:textId="77777777" w:rsidR="00B8460C" w:rsidRDefault="00AF4818">
            <w:pPr>
              <w:pStyle w:val="Compact"/>
            </w:pPr>
            <w:r>
              <w:t>1081.5 ± 2.5</w:t>
            </w:r>
          </w:p>
        </w:tc>
        <w:tc>
          <w:tcPr>
            <w:tcW w:w="1540" w:type="dxa"/>
          </w:tcPr>
          <w:p w14:paraId="53725D77" w14:textId="77777777" w:rsidR="00B8460C" w:rsidRDefault="00AF4818">
            <w:pPr>
              <w:pStyle w:val="Compact"/>
            </w:pPr>
            <w:r>
              <w:t>30.6 ± 0.6</w:t>
            </w:r>
          </w:p>
        </w:tc>
        <w:tc>
          <w:tcPr>
            <w:tcW w:w="1540" w:type="dxa"/>
          </w:tcPr>
          <w:p w14:paraId="6578913E" w14:textId="77777777" w:rsidR="00B8460C" w:rsidRDefault="00AF4818">
            <w:pPr>
              <w:pStyle w:val="Compact"/>
            </w:pPr>
            <w:r>
              <w:t>153.1 ± 1.4</w:t>
            </w:r>
          </w:p>
        </w:tc>
      </w:tr>
      <w:tr w:rsidR="00B8460C" w14:paraId="49728B1F" w14:textId="77777777">
        <w:tc>
          <w:tcPr>
            <w:tcW w:w="1320" w:type="dxa"/>
          </w:tcPr>
          <w:p w14:paraId="1DE91846" w14:textId="77777777" w:rsidR="00B8460C" w:rsidRDefault="00AF4818">
            <w:pPr>
              <w:pStyle w:val="Compact"/>
            </w:pPr>
            <w:r>
              <w:t>1000</w:t>
            </w:r>
          </w:p>
        </w:tc>
        <w:tc>
          <w:tcPr>
            <w:tcW w:w="1760" w:type="dxa"/>
          </w:tcPr>
          <w:p w14:paraId="1254E816" w14:textId="77777777" w:rsidR="00B8460C" w:rsidRDefault="00AF4818">
            <w:pPr>
              <w:pStyle w:val="Compact"/>
            </w:pPr>
            <w:r>
              <w:t>674.8 ± 1.5</w:t>
            </w:r>
          </w:p>
        </w:tc>
        <w:tc>
          <w:tcPr>
            <w:tcW w:w="1760" w:type="dxa"/>
          </w:tcPr>
          <w:p w14:paraId="5E583F60" w14:textId="77777777" w:rsidR="00B8460C" w:rsidRDefault="00AF4818">
            <w:pPr>
              <w:pStyle w:val="Compact"/>
            </w:pPr>
            <w:r>
              <w:t>977.8 ± 7.7</w:t>
            </w:r>
          </w:p>
        </w:tc>
        <w:tc>
          <w:tcPr>
            <w:tcW w:w="1540" w:type="dxa"/>
          </w:tcPr>
          <w:p w14:paraId="7A84263B" w14:textId="77777777" w:rsidR="00B8460C" w:rsidRDefault="00AF4818">
            <w:pPr>
              <w:pStyle w:val="Compact"/>
            </w:pPr>
            <w:r>
              <w:t>33.0 ± 0.3</w:t>
            </w:r>
          </w:p>
        </w:tc>
        <w:tc>
          <w:tcPr>
            <w:tcW w:w="1540" w:type="dxa"/>
          </w:tcPr>
          <w:p w14:paraId="3ABB95E7" w14:textId="77777777" w:rsidR="00B8460C" w:rsidRDefault="00AF4818">
            <w:pPr>
              <w:pStyle w:val="Compact"/>
            </w:pPr>
            <w:r>
              <w:t>156.0 ± 2.0</w:t>
            </w:r>
          </w:p>
        </w:tc>
      </w:tr>
      <w:tr w:rsidR="00B8460C" w14:paraId="44BAAABB" w14:textId="77777777">
        <w:tc>
          <w:tcPr>
            <w:tcW w:w="1320" w:type="dxa"/>
          </w:tcPr>
          <w:p w14:paraId="4A4FF3AF" w14:textId="77777777" w:rsidR="00B8460C" w:rsidRDefault="00AF4818">
            <w:pPr>
              <w:pStyle w:val="Compact"/>
            </w:pPr>
            <w:r>
              <w:t>1100</w:t>
            </w:r>
          </w:p>
        </w:tc>
        <w:tc>
          <w:tcPr>
            <w:tcW w:w="1760" w:type="dxa"/>
          </w:tcPr>
          <w:p w14:paraId="78446F17" w14:textId="77777777" w:rsidR="00B8460C" w:rsidRDefault="00AF4818">
            <w:pPr>
              <w:pStyle w:val="Compact"/>
            </w:pPr>
            <w:r>
              <w:t>570.6 ± 10.3</w:t>
            </w:r>
          </w:p>
        </w:tc>
        <w:tc>
          <w:tcPr>
            <w:tcW w:w="1760" w:type="dxa"/>
          </w:tcPr>
          <w:p w14:paraId="7466C27C" w14:textId="77777777" w:rsidR="00B8460C" w:rsidRDefault="00AF4818">
            <w:pPr>
              <w:pStyle w:val="Compact"/>
            </w:pPr>
            <w:r>
              <w:t>970.3 ± 16.5</w:t>
            </w:r>
          </w:p>
        </w:tc>
        <w:tc>
          <w:tcPr>
            <w:tcW w:w="1540" w:type="dxa"/>
          </w:tcPr>
          <w:p w14:paraId="253FF613" w14:textId="77777777" w:rsidR="00B8460C" w:rsidRDefault="00AF4818">
            <w:pPr>
              <w:pStyle w:val="Compact"/>
            </w:pPr>
            <w:r>
              <w:t>29.1 ± 0.6</w:t>
            </w:r>
          </w:p>
        </w:tc>
        <w:tc>
          <w:tcPr>
            <w:tcW w:w="1540" w:type="dxa"/>
          </w:tcPr>
          <w:p w14:paraId="21D00774" w14:textId="77777777" w:rsidR="00B8460C" w:rsidRDefault="00AF4818">
            <w:pPr>
              <w:pStyle w:val="Compact"/>
            </w:pPr>
            <w:r>
              <w:t>161.9 ± 3.6</w:t>
            </w:r>
          </w:p>
        </w:tc>
      </w:tr>
      <w:tr w:rsidR="00B8460C" w14:paraId="46948385" w14:textId="77777777">
        <w:tc>
          <w:tcPr>
            <w:tcW w:w="1320" w:type="dxa"/>
          </w:tcPr>
          <w:p w14:paraId="4834AD9C" w14:textId="77777777" w:rsidR="00B8460C" w:rsidRDefault="00AF4818">
            <w:pPr>
              <w:pStyle w:val="Compact"/>
            </w:pPr>
            <w:r>
              <w:t>1200</w:t>
            </w:r>
          </w:p>
        </w:tc>
        <w:tc>
          <w:tcPr>
            <w:tcW w:w="1760" w:type="dxa"/>
          </w:tcPr>
          <w:p w14:paraId="27F5262B" w14:textId="77777777" w:rsidR="00B8460C" w:rsidRDefault="00AF4818">
            <w:pPr>
              <w:pStyle w:val="Compact"/>
            </w:pPr>
            <w:r>
              <w:t>518.7 ± 11.8</w:t>
            </w:r>
          </w:p>
        </w:tc>
        <w:tc>
          <w:tcPr>
            <w:tcW w:w="1760" w:type="dxa"/>
          </w:tcPr>
          <w:p w14:paraId="02C61A10" w14:textId="77777777" w:rsidR="00B8460C" w:rsidRDefault="00AF4818">
            <w:pPr>
              <w:pStyle w:val="Compact"/>
            </w:pPr>
            <w:r>
              <w:t>968.3 ± 21.4</w:t>
            </w:r>
          </w:p>
        </w:tc>
        <w:tc>
          <w:tcPr>
            <w:tcW w:w="1540" w:type="dxa"/>
          </w:tcPr>
          <w:p w14:paraId="04E29482" w14:textId="77777777" w:rsidR="00B8460C" w:rsidRDefault="00AF4818">
            <w:pPr>
              <w:pStyle w:val="Compact"/>
            </w:pPr>
            <w:r>
              <w:t>25.6 ± 1.2</w:t>
            </w:r>
          </w:p>
        </w:tc>
        <w:tc>
          <w:tcPr>
            <w:tcW w:w="1540" w:type="dxa"/>
          </w:tcPr>
          <w:p w14:paraId="0367F7A7" w14:textId="77777777" w:rsidR="00B8460C" w:rsidRDefault="00AF4818">
            <w:pPr>
              <w:pStyle w:val="Compact"/>
            </w:pPr>
            <w:r>
              <w:t>161.2 ± 5.5</w:t>
            </w:r>
          </w:p>
        </w:tc>
      </w:tr>
    </w:tbl>
    <w:p w14:paraId="2591B8FF" w14:textId="77777777" w:rsidR="00E47456" w:rsidRDefault="0065712B">
      <w:pPr>
        <w:pStyle w:val="CaptionedFigure"/>
        <w:rPr>
          <w:del w:id="146" w:author="R2 revision" w:date="2026-09-20T16:03:00Z" w16du:dateUtc="2026-09-20T20:03:00Z"/>
        </w:rPr>
      </w:pPr>
      <w:del w:id="147" w:author="R2 revision" w:date="2026-09-20T16:03:00Z" w16du:dateUtc="2026-09-20T20:03:00Z">
        <w:r>
          <w:rPr>
            <w:noProof/>
          </w:rPr>
          <w:drawing>
            <wp:inline distT="0" distB="0" distL="0" distR="0" wp14:anchorId="28172177" wp14:editId="1A6BA1BB">
              <wp:extent cx="5943600" cy="2971800"/>
              <wp:effectExtent l="0" t="0" r="0" b="0"/>
              <wp:docPr id="510643912" name="Picture" descr="Fig. 2. Cyclic stress–strain curves of the LLM-alloy after annealing for 1 minute at (a) 600, (b) 700, (c) 800, (d) 900, (e) 1000, (f) 1100 and (g) 1200 °C, and (h) at 1200 °C followed by the 200 °C/3 h age. Wire diameter is 0.36 mm.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6"/>
                      <a:stretch>
                        <a:fillRect/>
                      </a:stretch>
                    </pic:blipFill>
                    <pic:spPr bwMode="auto">
                      <a:xfrm>
                        <a:off x="0" y="0"/>
                        <a:ext cx="5943600" cy="2971800"/>
                      </a:xfrm>
                      <a:prstGeom prst="rect">
                        <a:avLst/>
                      </a:prstGeom>
                      <a:noFill/>
                      <a:ln w="9525">
                        <a:noFill/>
                        <a:headEnd/>
                        <a:tailEnd/>
                      </a:ln>
                    </pic:spPr>
                  </pic:pic>
                </a:graphicData>
              </a:graphic>
            </wp:inline>
          </w:drawing>
        </w:r>
      </w:del>
    </w:p>
    <w:p w14:paraId="4A86694C" w14:textId="77777777" w:rsidR="00B8460C" w:rsidRDefault="00AF4818">
      <w:pPr>
        <w:pStyle w:val="CaptionedFigure"/>
        <w:rPr>
          <w:ins w:id="148" w:author="R2 revision" w:date="2026-09-20T16:03:00Z" w16du:dateUtc="2026-09-20T20:03:00Z"/>
        </w:rPr>
      </w:pPr>
      <w:ins w:id="149" w:author="R2 revision" w:date="2026-09-20T16:03:00Z" w16du:dateUtc="2026-09-20T20:03:00Z">
        <w:r>
          <w:rPr>
            <w:noProof/>
          </w:rPr>
          <w:drawing>
            <wp:inline distT="0" distB="0" distL="0" distR="0">
              <wp:extent cx="5943600" cy="2971800"/>
              <wp:effectExtent l="0" t="0" r="0" b="0"/>
              <wp:docPr id="33" name="Picture" descr="Fig. 2. Cyclic stress–strain curves of the LLM-alloy after annealing for 1 minute at (a) 600, (b) 700, (c) 800, (d) 900, (e) 1000, (f) 1100 and (g) 1200 °C, and (h) at 1200 °C followed by the 200 °C/3 h age. Nominal wire diameter 0.36 mm; the plotted spools measured 0.348–0.359 mm.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6"/>
                      <a:stretch>
                        <a:fillRect/>
                      </a:stretch>
                    </pic:blipFill>
                    <pic:spPr bwMode="auto">
                      <a:xfrm>
                        <a:off x="0" y="0"/>
                        <a:ext cx="5943600" cy="2971800"/>
                      </a:xfrm>
                      <a:prstGeom prst="rect">
                        <a:avLst/>
                      </a:prstGeom>
                      <a:noFill/>
                      <a:ln w="9525">
                        <a:noFill/>
                        <a:headEnd/>
                        <a:tailEnd/>
                      </a:ln>
                    </pic:spPr>
                  </pic:pic>
                </a:graphicData>
              </a:graphic>
            </wp:inline>
          </w:drawing>
        </w:r>
      </w:ins>
    </w:p>
    <w:p w14:paraId="218275B5" w14:textId="77777777" w:rsidR="00B8460C" w:rsidRDefault="00AF4818">
      <w:pPr>
        <w:pStyle w:val="ImageCaption"/>
      </w:pPr>
      <w:r>
        <w:rPr>
          <w:b/>
          <w:bCs/>
        </w:rPr>
        <w:t>Fig. 2.</w:t>
      </w:r>
      <w:r>
        <w:t xml:space="preserve"> </w:t>
      </w:r>
      <w:r>
        <w:t xml:space="preserve">Cyclic stress–strain curves of the LLM-alloy after annealing for 1 minute at (a) 600, (b) 700, (c) 800, (d) 900, (e) 1000, (f) 1100 and (g) 1200 °C, and (h) at 1200 °C followed by the 200 °C/3 h age. </w:t>
      </w:r>
      <w:del w:id="150" w:author="R2 revision" w:date="2026-09-20T16:03:00Z" w16du:dateUtc="2026-09-20T20:03:00Z">
        <w:r w:rsidR="0065712B">
          <w:delText>Wire</w:delText>
        </w:r>
      </w:del>
      <w:ins w:id="151" w:author="R2 revision" w:date="2026-09-20T16:03:00Z" w16du:dateUtc="2026-09-20T20:03:00Z">
        <w:r>
          <w:t>Nominal wire</w:t>
        </w:r>
      </w:ins>
      <w:r>
        <w:t xml:space="preserve"> diameter </w:t>
      </w:r>
      <w:del w:id="152" w:author="R2 revision" w:date="2026-09-20T16:03:00Z" w16du:dateUtc="2026-09-20T20:03:00Z">
        <w:r w:rsidR="0065712B">
          <w:delText xml:space="preserve">is </w:delText>
        </w:r>
      </w:del>
      <w:r>
        <w:t>0.36 mm</w:t>
      </w:r>
      <w:ins w:id="153" w:author="R2 revision" w:date="2026-09-20T16:03:00Z" w16du:dateUtc="2026-09-20T20:03:00Z">
        <w:r>
          <w:t>; the plotted spools measured 0.348–0.359 mm</w:t>
        </w:r>
      </w:ins>
      <w:r>
        <w:t>.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w:t>
      </w:r>
    </w:p>
    <w:p w14:paraId="24EA6637" w14:textId="77777777" w:rsidR="00B8460C" w:rsidRDefault="00AF4818">
      <w:pPr>
        <w:pStyle w:val="BodyText"/>
      </w:pPr>
      <w:r>
        <w:rPr>
          <w:b/>
          <w:bCs/>
        </w:rPr>
        <w:t>Fig. 3</w:t>
      </w:r>
      <w:r>
        <w:t xml:space="preserve"> compares the stress–strain behavior of the LLM- and benchmark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benchmark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benchmark alloy — the stress-induced martensite was stable enough to survive unloading but transformed back to austenite upon heating. By contrast, </w:t>
      </w:r>
      <w:r>
        <w:rPr>
          <w:b/>
          <w:bCs/>
        </w:rPr>
        <w:t>Fig. 3a</w:t>
      </w:r>
      <w:r>
        <w:t xml:space="preserve"> </w:t>
      </w:r>
      <w:r>
        <w:t>shows no strain recovery of the LLM-alloy during this test</w:t>
      </w:r>
      <w:del w:id="154" w:author="R2 revision" w:date="2026-09-20T16:03:00Z" w16du:dateUtc="2026-09-20T20:03:00Z">
        <w:r w:rsidR="0065712B">
          <w:delText>, indicating</w:delText>
        </w:r>
      </w:del>
      <w:ins w:id="155" w:author="R2 revision" w:date="2026-09-20T16:03:00Z" w16du:dateUtc="2026-09-20T20:03:00Z">
        <w:r>
          <w:t>. The test is reported for one condition of the LLM-alloy, 1200 °C for 1 minute — the same anneal as the benchmark panel — and what it establishes is confined to</w:t>
        </w:r>
      </w:ins>
      <w:r>
        <w:t xml:space="preserve"> that </w:t>
      </w:r>
      <w:del w:id="156" w:author="R2 revision" w:date="2026-09-20T16:03:00Z" w16du:dateUtc="2026-09-20T20:03:00Z">
        <w:r w:rsidR="0065712B">
          <w:delText xml:space="preserve">it </w:delText>
        </w:r>
      </w:del>
      <w:ins w:id="157" w:author="R2 revision" w:date="2026-09-20T16:03:00Z" w16du:dateUtc="2026-09-20T20:03:00Z">
        <w:r>
          <w:t xml:space="preserve">state, the γ-majority γ + α duplex quantified in Sec. 3.3: no stress-induced martensite stable enough to survive unloading was present to revert on heating. The unloading evidence is broader, since in each of the eight conditions of </w:t>
        </w:r>
        <w:r>
          <w:rPr>
            <w:b/>
            <w:bCs/>
          </w:rPr>
          <w:t>Fig. 2</w:t>
        </w:r>
        <w:r>
          <w:t xml:space="preserve"> </w:t>
        </w:r>
        <w:r>
          <w:t xml:space="preserve">the unloading segment returns no strain beyond the elastic σ/E. Within the conditions reported here, then, the LLM-alloy </w:t>
        </w:r>
      </w:ins>
      <w:r>
        <w:t xml:space="preserve">deforms plastically with no </w:t>
      </w:r>
      <w:ins w:id="158" w:author="R2 revision" w:date="2026-09-20T16:03:00Z" w16du:dateUtc="2026-09-20T20:03:00Z">
        <w:r>
          <w:t xml:space="preserve">resolvable </w:t>
        </w:r>
      </w:ins>
      <w:r>
        <w:t>pseudo-</w:t>
      </w:r>
      <w:del w:id="159" w:author="R2 revision" w:date="2026-09-20T16:03:00Z" w16du:dateUtc="2026-09-20T20:03:00Z">
        <w:r w:rsidR="0065712B">
          <w:delText>elasticity regardless of heat-treating condition. We conclude that the microstructure of the LLM-alloy is very stable and that</w:delText>
        </w:r>
      </w:del>
      <w:ins w:id="160" w:author="R2 revision" w:date="2026-09-20T16:03:00Z" w16du:dateUtc="2026-09-20T20:03:00Z">
        <w:r>
          <w:t>elastic contribution, shows no shape-memory recovery in the one state given the heating test, and</w:t>
        </w:r>
      </w:ins>
      <w:r>
        <w:t xml:space="preserve"> stress-induced phase transformation is not </w:t>
      </w:r>
      <w:del w:id="161" w:author="R2 revision" w:date="2026-09-20T16:03:00Z" w16du:dateUtc="2026-09-20T20:03:00Z">
        <w:r w:rsidR="0065712B">
          <w:delText>one of</w:delText>
        </w:r>
      </w:del>
      <w:ins w:id="162" w:author="R2 revision" w:date="2026-09-20T16:03:00Z" w16du:dateUtc="2026-09-20T20:03:00Z">
        <w:r>
          <w:t>among</w:t>
        </w:r>
      </w:ins>
      <w:r>
        <w:t xml:space="preserve"> its active deformation mechanisms</w:t>
      </w:r>
      <w:ins w:id="163" w:author="R2 revision" w:date="2026-09-20T16:03:00Z" w16du:dateUtc="2026-09-20T20:03:00Z">
        <w:r>
          <w:t xml:space="preserve"> as processed here</w:t>
        </w:r>
      </w:ins>
      <w:r>
        <w:t>.</w:t>
      </w:r>
    </w:p>
    <w:p w14:paraId="4F600E11" w14:textId="77777777" w:rsidR="00B8460C" w:rsidRDefault="00AF4818">
      <w:pPr>
        <w:pStyle w:val="BodyText"/>
      </w:pPr>
      <w:r>
        <w:t xml:space="preserve">The claim made here is the narrow one it should be: </w:t>
      </w:r>
      <w:r>
        <w:rPr>
          <w:b/>
          <w:bCs/>
        </w:rPr>
        <w:t>no detectable transformation in the LLM-alloy under a route that produced measurable transformation in the benchmark.</w:t>
      </w:r>
      <w:r>
        <w:t xml:space="preserve"> The comparison is conservative in the LLM-alloy’s favour, because the LLM-alloy additionally received the 200 °C/3 h age reported to develop pseudo-elasticity in this family (</w:t>
      </w:r>
      <w:r>
        <w:rPr>
          <w:b/>
          <w:bCs/>
        </w:rPr>
        <w:t>Fig. 2h</w:t>
      </w:r>
      <w:r>
        <w:t>) and the benchmark received no age at all.</w:t>
      </w:r>
    </w:p>
    <w:p w14:paraId="68E0584D" w14:textId="77777777" w:rsidR="00E47456" w:rsidRDefault="0065712B">
      <w:pPr>
        <w:pStyle w:val="CaptionedFigure"/>
        <w:rPr>
          <w:del w:id="164" w:author="R2 revision" w:date="2026-09-20T16:03:00Z" w16du:dateUtc="2026-09-20T20:03:00Z"/>
        </w:rPr>
      </w:pPr>
      <w:del w:id="165" w:author="R2 revision" w:date="2026-09-20T16:03:00Z" w16du:dateUtc="2026-09-20T20:03:00Z">
        <w:r>
          <w:rPr>
            <w:noProof/>
          </w:rPr>
          <w:drawing>
            <wp:inline distT="0" distB="0" distL="0" distR="0" wp14:anchorId="2E28520F" wp14:editId="5BE0DC18">
              <wp:extent cx="5522976" cy="2086356"/>
              <wp:effectExtent l="0" t="0" r="0" b="0"/>
              <wp:docPr id="730816729" name="Picture" descr="Fig. 3. Loading–unloading–heating tests of (a) the LLM-alloy and (b) the benchmark alloy, both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5522976" cy="2086356"/>
                      </a:xfrm>
                      <a:prstGeom prst="rect">
                        <a:avLst/>
                      </a:prstGeom>
                      <a:noFill/>
                      <a:ln w="9525">
                        <a:noFill/>
                        <a:headEnd/>
                        <a:tailEnd/>
                      </a:ln>
                    </pic:spPr>
                  </pic:pic>
                </a:graphicData>
              </a:graphic>
            </wp:inline>
          </w:drawing>
        </w:r>
      </w:del>
    </w:p>
    <w:p w14:paraId="330883F5" w14:textId="77777777" w:rsidR="00B8460C" w:rsidRDefault="00AF4818">
      <w:pPr>
        <w:pStyle w:val="CaptionedFigure"/>
        <w:rPr>
          <w:ins w:id="166" w:author="R2 revision" w:date="2026-09-20T16:03:00Z" w16du:dateUtc="2026-09-20T20:03:00Z"/>
        </w:rPr>
      </w:pPr>
      <w:ins w:id="167" w:author="R2 revision" w:date="2026-09-20T16:03:00Z" w16du:dateUtc="2026-09-20T20:03:00Z">
        <w:r>
          <w:rPr>
            <w:noProof/>
          </w:rPr>
          <w:drawing>
            <wp:inline distT="0" distB="0" distL="0" distR="0">
              <wp:extent cx="5522976" cy="2086356"/>
              <wp:effectExtent l="0" t="0" r="0" b="0"/>
              <wp:docPr id="36" name="Picture" descr="Fig. 3. Loading–unloading–heating tests of (a) the LLM-alloy and (b) the benchmark alloy, both heat treated at 1200 °C for 1 minute. Wire diameters 0.35 mm (a) and 0.54 mm (b); strain is crosshead extension over the 127 mm gauge (Sec. 2.4).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5522976" cy="2086356"/>
                      </a:xfrm>
                      <a:prstGeom prst="rect">
                        <a:avLst/>
                      </a:prstGeom>
                      <a:noFill/>
                      <a:ln w="9525">
                        <a:noFill/>
                        <a:headEnd/>
                        <a:tailEnd/>
                      </a:ln>
                    </pic:spPr>
                  </pic:pic>
                </a:graphicData>
              </a:graphic>
            </wp:inline>
          </w:drawing>
        </w:r>
      </w:ins>
    </w:p>
    <w:p w14:paraId="68BB296A" w14:textId="77777777" w:rsidR="00B8460C" w:rsidRDefault="00AF4818">
      <w:pPr>
        <w:pStyle w:val="ImageCaption"/>
      </w:pPr>
      <w:r>
        <w:rPr>
          <w:b/>
          <w:bCs/>
        </w:rPr>
        <w:t>Fig. 3.</w:t>
      </w:r>
      <w:r>
        <w:t xml:space="preserve"> </w:t>
      </w:r>
      <w:r>
        <w:t>Loading–unloading–heating tests of (a) the LLM-alloy and (b) the benchmark alloy, both heat treated at 1200 °C for 1 minute.</w:t>
      </w:r>
      <w:ins w:id="168" w:author="R2 revision" w:date="2026-09-20T16:03:00Z" w16du:dateUtc="2026-09-20T20:03:00Z">
        <w:r>
          <w:t xml:space="preserve"> Wire diameters 0.35 mm (a) and 0.54 mm (b); strain is crosshead extension over the 127 mm gauge (Sec. 2.4).</w:t>
        </w:r>
      </w:ins>
      <w:r>
        <w:t xml:space="preserve"> Black arrows show the deformation path; the red arrow highlights the strain recovery caused by heating.</w:t>
      </w:r>
    </w:p>
    <w:p w14:paraId="6F30B86C" w14:textId="77777777" w:rsidR="00B8460C" w:rsidRDefault="00AF4818">
      <w:pPr>
        <w:pStyle w:val="Heading2"/>
      </w:pPr>
      <w:bookmarkStart w:id="169" w:name="X7b0047580ff68e3c8823c4535b0eba55ad6dd86"/>
      <w:bookmarkEnd w:id="141"/>
      <w:r>
        <w:t>3.3 Synchrotron diffraction and phase identification</w:t>
      </w:r>
    </w:p>
    <w:p w14:paraId="3B1FFD2C" w14:textId="77777777" w:rsidR="00B8460C" w:rsidRDefault="00AF4818">
      <w:pPr>
        <w:pStyle w:val="FirstParagraph"/>
      </w:pPr>
      <w:r>
        <w:t xml:space="preserve">Synchrotron XRD of samples before and after deformation is shown in </w:t>
      </w:r>
      <w:r>
        <w:rPr>
          <w:b/>
          <w:bCs/>
        </w:rPr>
        <w:t>Fig. 4</w:t>
      </w:r>
      <w:r>
        <w:t xml:space="preserve">. </w:t>
      </w:r>
      <w:r>
        <w:rPr>
          <w:b/>
          <w:bCs/>
        </w:rPr>
        <w:t>Fig. 5</w:t>
      </w:r>
      <w:r>
        <w:t xml:space="preserve"> </w:t>
      </w:r>
      <w:r>
        <w:t>shows good overall agreement between the experimental data (lower half of each panel) and the results of Rietveld refinement (upper half), both before deformation (</w:t>
      </w:r>
      <w:r>
        <w:rPr>
          <w:b/>
          <w:bCs/>
        </w:rPr>
        <w:t>Fig. 5a</w:t>
      </w:r>
      <w:r>
        <w:t>) and after unloading from 10% strain (</w:t>
      </w:r>
      <w:r>
        <w:rPr>
          <w:b/>
          <w:bCs/>
        </w:rPr>
        <w:t>Fig. 5b</w:t>
      </w:r>
      <w:r>
        <w:t>). The fit is measurably better for the 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 alloy, below. Based on this result, the LLM-alloy is</w:t>
      </w:r>
      <w:r>
        <w:t xml:space="preserve"> estimated to consist of ≈62% FCC γ-phase, ≈34% BCC α-phase, and ≈4% D0₃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An ex-situ measurement made after unloading cannot, on its own, exclude a fully reversible transformation that reverts 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w:t>
      </w:r>
      <w:del w:id="170" w:author="R2 revision" w:date="2026-09-20T16:03:00Z" w16du:dateUtc="2026-09-20T20:03:00Z">
        <w:r w:rsidR="0065712B">
          <w:delText xml:space="preserve">anneal </w:delText>
        </w:r>
      </w:del>
      <w:r>
        <w:t>conditions</w:t>
      </w:r>
      <w:del w:id="171" w:author="R2 revision" w:date="2026-09-20T16:03:00Z" w16du:dateUtc="2026-09-20T20:03:00Z">
        <w:r w:rsidR="0065712B">
          <w:delText>.</w:delText>
        </w:r>
      </w:del>
      <w:ins w:id="172" w:author="R2 revision" w:date="2026-09-20T16:03:00Z" w16du:dateUtc="2026-09-20T20:03:00Z">
        <w:r>
          <w:t xml:space="preserve"> shown there (1-minute anneals at 600, 700, 800, 900, 1000, 1100 and 1200 °C, and 1200 °C followed by the 200 °C/3 h age).</w:t>
        </w:r>
      </w:ins>
      <w:r>
        <w:t xml:space="preserve"> The loading–unloading–heating test of </w:t>
      </w:r>
      <w:r>
        <w:rPr>
          <w:b/>
          <w:bCs/>
        </w:rPr>
        <w:t>Fig. 3a</w:t>
      </w:r>
      <w:r>
        <w:t xml:space="preserve"> </w:t>
      </w:r>
      <w:r>
        <w:t>closes the remaining route by which a transformation could hide</w:t>
      </w:r>
      <w:del w:id="173" w:author="R2 revision" w:date="2026-09-20T16:03:00Z" w16du:dateUtc="2026-09-20T20:03:00Z">
        <w:r w:rsidR="0065712B">
          <w:delText>,</w:delText>
        </w:r>
      </w:del>
      <w:ins w:id="174" w:author="R2 revision" w:date="2026-09-20T16:03:00Z" w16du:dateUtc="2026-09-20T20:03:00Z">
        <w:r>
          <w:t xml:space="preserve"> in the 1200 °C/1 min state — the one condition for which that test is reported —</w:t>
        </w:r>
      </w:ins>
      <w:r>
        <w:t xml:space="preserv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 consistently to deformation by dislocation slip rather than stress-induced phase</w:t>
      </w:r>
      <w:r>
        <w:t xml:space="preserve"> transformation. The shift from sharp, discrete spotty patterns in the undeformed state (</w:t>
      </w:r>
      <w:r>
        <w:rPr>
          <w:b/>
          <w:bCs/>
        </w:rPr>
        <w:t>Fig. 4a</w:t>
      </w:r>
      <w:r>
        <w:t>) to broader, partially arced rings after deformation (</w:t>
      </w:r>
      <w:r>
        <w:rPr>
          <w:b/>
          <w:bCs/>
        </w:rPr>
        <w:t>Fig. 4b</w:t>
      </w:r>
      <w:r>
        <w:t>) can be attributed to dislocation activity, which results in peak broadening and/or the formation of tiny sub-grains. In comparison, the benchmark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benchmark alloy is also clearly shown in </w:t>
      </w:r>
      <w:r>
        <w:rPr>
          <w:b/>
          <w:bCs/>
        </w:rPr>
        <w:t>Fig. 6b</w:t>
      </w:r>
      <w:r>
        <w:t>.</w:t>
      </w:r>
    </w:p>
    <w:p w14:paraId="5540573A" w14:textId="77777777" w:rsidR="00B8460C" w:rsidRDefault="00AF4818">
      <w:pPr>
        <w:pStyle w:val="BodyText"/>
      </w:pPr>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xml:space="preserve">,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w:t>
      </w:r>
      <w:del w:id="175" w:author="R2 revision" w:date="2026-09-20T16:03:00Z" w16du:dateUtc="2026-09-20T20:03:00Z">
        <w:r w:rsidR="0065712B">
          <w:delText>retained γ</w:delText>
        </w:r>
      </w:del>
      <w:ins w:id="176" w:author="R2 revision" w:date="2026-09-20T16:03:00Z" w16du:dateUtc="2026-09-20T20:03:00Z">
        <w:r>
          <w:t>and present before loading,</w:t>
        </w:r>
      </w:ins>
      <w:r>
        <w:t xml:space="preserve"> rather than a stress-induced product.</w:t>
      </w:r>
    </w:p>
    <w:p w14:paraId="205F2889" w14:textId="77777777" w:rsidR="00B8460C" w:rsidRDefault="00AF4818">
      <w:pPr>
        <w:pStyle w:val="BodyText"/>
      </w:pPr>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p>
    <w:p w14:paraId="7DA2C8C9" w14:textId="77777777" w:rsidR="00B8460C" w:rsidRDefault="00AF4818">
      <w:pPr>
        <w:pStyle w:val="BodyText"/>
      </w:pPr>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14:paraId="68FDCFFC" w14:textId="77777777" w:rsidR="00B8460C" w:rsidRDefault="00AF4818">
      <w:pPr>
        <w:pStyle w:val="BodyText"/>
      </w:pPr>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Fig. 6a</w:t>
      </w:r>
      <w:r>
        <w:t>) and is instead dominated by the γ phase.</w:t>
      </w:r>
    </w:p>
    <w:p w14:paraId="6C20F83F" w14:textId="77777777" w:rsidR="00B8460C" w:rsidRDefault="00AF4818">
      <w:pPr>
        <w:pStyle w:val="BodyText"/>
      </w:pPr>
      <w:r>
        <w:t>The refinement also quantifies the crystallographic texture that Sec. 2.5 anticipated. The LLM-alloy developed strong fiber textures during wire drawing: the inverse pole figures extracted from the E-WIMV orientation distribution (</w:t>
      </w:r>
      <w:r>
        <w:rPr>
          <w:b/>
          <w:bCs/>
        </w:rPr>
        <w:t>Fig. 7</w:t>
      </w:r>
      <w:r>
        <w:t>) show pronounced {111} and {100} fiber components in the γ phase and a strong {110} fiber component in the α phase, the components characteristic of cold-drawn FCC and BCC metals respectively [</w:t>
      </w:r>
      <w:del w:id="177" w:author="R2 revision" w:date="2026-09-20T16:03:00Z" w16du:dateUtc="2026-09-20T20:03:00Z">
        <w:r w:rsidR="0065712B">
          <w:delText>33</w:delText>
        </w:r>
      </w:del>
      <w:ins w:id="178" w:author="R2 revision" w:date="2026-09-20T16:03:00Z" w16du:dateUtc="2026-09-20T20:03:00Z">
        <w:r>
          <w:t>34</w:t>
        </w:r>
      </w:ins>
      <w:r>
        <w:t>]</w:t>
      </w:r>
      <w:r>
        <w:t>. These textures are the reason the azimuthal dimension was retained in the refinement (Sec. 2.5).</w:t>
      </w:r>
    </w:p>
    <w:p w14:paraId="47E072D6" w14:textId="77777777" w:rsidR="00B8460C" w:rsidRDefault="00AF4818">
      <w:pPr>
        <w:pStyle w:val="BodyText"/>
      </w:pPr>
      <w:r>
        <w:t>It is worth noting that the LLM-alloy after the abnormal-grain-growth heat treatment of Sec. 2.2 showed an X-ray diffraction pattern (</w:t>
      </w:r>
      <w:r>
        <w:rPr>
          <w:b/>
          <w:bCs/>
        </w:rPr>
        <w:t>Fig. 8</w:t>
      </w:r>
      <w:r>
        <w:t xml:space="preserve">) containing the same phases as </w:t>
      </w:r>
      <w:r>
        <w:rPr>
          <w:b/>
          <w:bCs/>
        </w:rPr>
        <w:t>Fig. 4a</w:t>
      </w:r>
      <w:r>
        <w:t>, but with the intensity along the Debye rings resolved into markedly more discrete spots. Two things follow, and they are separate. The phase constitution is unaffected by the treatment</w:t>
      </w:r>
      <w:del w:id="179" w:author="R2 revision" w:date="2026-09-20T16:03:00Z" w16du:dateUtc="2026-09-20T20:03:00Z">
        <w:r w:rsidR="0065712B">
          <w:delText>, so</w:delText>
        </w:r>
      </w:del>
      <w:ins w:id="180" w:author="R2 revision" w:date="2026-09-20T16:03:00Z" w16du:dateUtc="2026-09-20T20:03:00Z">
        <w:r>
          <w:t>:</w:t>
        </w:r>
      </w:ins>
      <w:r>
        <w:t xml:space="preserve"> the </w:t>
      </w:r>
      <w:del w:id="181" w:author="R2 revision" w:date="2026-09-20T16:03:00Z" w16du:dateUtc="2026-09-20T20:03:00Z">
        <w:r w:rsidR="0065712B">
          <w:delText>multi-phase microstructure</w:delText>
        </w:r>
      </w:del>
      <w:ins w:id="182" w:author="R2 revision" w:date="2026-09-20T16:03:00Z" w16du:dateUtc="2026-09-20T20:03:00Z">
        <w:r>
          <w:t>same γ, α and D0₃ are present after the cyclic treatment as after the single anneal, which</w:t>
        </w:r>
      </w:ins>
      <w:r>
        <w:t xml:space="preserve"> is </w:t>
      </w:r>
      <w:ins w:id="183" w:author="R2 revision" w:date="2026-09-20T16:03:00Z" w16du:dateUtc="2026-09-20T20:03:00Z">
        <w:r>
          <w:t xml:space="preserve">what </w:t>
        </w:r>
      </w:ins>
      <w:r>
        <w:t xml:space="preserve">a </w:t>
      </w:r>
      <w:del w:id="184" w:author="R2 revision" w:date="2026-09-20T16:03:00Z" w16du:dateUtc="2026-09-20T20:03:00Z">
        <w:r w:rsidR="0065712B">
          <w:delText>stable state of this alloy</w:delText>
        </w:r>
      </w:del>
      <w:ins w:id="185" w:author="R2 revision" w:date="2026-09-20T16:03:00Z" w16du:dateUtc="2026-09-20T20:03:00Z">
        <w:r>
          <w:t>duplex equilibrium</w:t>
        </w:r>
      </w:ins>
      <w:r>
        <w:t xml:space="preserve"> at 1200 °C </w:t>
      </w:r>
      <w:del w:id="186" w:author="R2 revision" w:date="2026-09-20T16:03:00Z" w16du:dateUtc="2026-09-20T20:03:00Z">
        <w:r w:rsidR="0065712B">
          <w:delText>rather than an incompletely transformed</w:delText>
        </w:r>
      </w:del>
      <w:ins w:id="187" w:author="R2 revision" w:date="2026-09-20T16:03:00Z" w16du:dateUtc="2026-09-20T20:03:00Z">
        <w:r>
          <w:t>(Sec. 3.4) leads</w:t>
        </w:r>
      </w:ins>
      <w:r>
        <w:t xml:space="preserve"> one</w:t>
      </w:r>
      <w:ins w:id="188" w:author="R2 revision" w:date="2026-09-20T16:03:00Z" w16du:dateUtc="2026-09-20T20:03:00Z">
        <w:r>
          <w:t xml:space="preserve"> to expect, although phase fractions were not refined from this pattern and it therefore cannot say whether the γ excess over the calculated equilibrium noted in Sec. 4.1 is also unchanged</w:t>
        </w:r>
      </w:ins>
      <w:r>
        <w:t>; and the spottier rings place fewer, larger crystallites in the diffracting volume, so the grains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Fig. 7</w:t>
      </w:r>
      <w:r>
        <w:t xml:space="preserve"> remain evident in the intensity distribution of </w:t>
      </w:r>
      <w:r>
        <w:rPr>
          <w:b/>
          <w:bCs/>
        </w:rPr>
        <w:t>Fig. 8</w:t>
      </w:r>
      <w:r>
        <w:t>.</w:t>
      </w:r>
    </w:p>
    <w:p w14:paraId="08A24F97" w14:textId="77777777" w:rsidR="00B8460C" w:rsidRDefault="00AF4818">
      <w:pPr>
        <w:pStyle w:val="CaptionedFigure"/>
      </w:pPr>
      <w:r>
        <w:rPr>
          <w:noProof/>
        </w:rPr>
        <w:drawing>
          <wp:inline distT="0" distB="0" distL="0" distR="0">
            <wp:extent cx="5943600" cy="5802830"/>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8"/>
                    <a:stretch>
                      <a:fillRect/>
                    </a:stretch>
                  </pic:blipFill>
                  <pic:spPr bwMode="auto">
                    <a:xfrm>
                      <a:off x="0" y="0"/>
                      <a:ext cx="5943600" cy="5802830"/>
                    </a:xfrm>
                    <a:prstGeom prst="rect">
                      <a:avLst/>
                    </a:prstGeom>
                    <a:noFill/>
                    <a:ln w="9525">
                      <a:noFill/>
                      <a:headEnd/>
                      <a:tailEnd/>
                    </a:ln>
                  </pic:spPr>
                </pic:pic>
              </a:graphicData>
            </a:graphic>
          </wp:inline>
        </w:drawing>
      </w:r>
    </w:p>
    <w:p w14:paraId="55D41125" w14:textId="77777777" w:rsidR="00B8460C" w:rsidRDefault="00AF4818">
      <w:pPr>
        <w:pStyle w:val="ImageCaption"/>
      </w:pPr>
      <w:r>
        <w:rPr>
          <w:b/>
          <w:bCs/>
        </w:rPr>
        <w:t>Fig. 4.</w:t>
      </w:r>
      <w:r>
        <w:t xml:space="preserve"> 2D synchrotron X-ray diffraction images of (a) LLM-alloy annealed at 1200 °C for 1 min, (b) annealed LLM-alloy after 10% tensile strain, (c) benchmark alloy annealed at 1200 °C for 1 min, and (d) annealed benchmark alloy after 8% tensile strain.</w:t>
      </w:r>
    </w:p>
    <w:p w14:paraId="43A2A89C" w14:textId="77777777" w:rsidR="00B8460C" w:rsidRDefault="00AF4818">
      <w:pPr>
        <w:pStyle w:val="CaptionedFigure"/>
      </w:pPr>
      <w:r>
        <w:rPr>
          <w:noProof/>
        </w:rPr>
        <w:drawing>
          <wp:inline distT="0" distB="0" distL="0" distR="0">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9"/>
                    <a:stretch>
                      <a:fillRect/>
                    </a:stretch>
                  </pic:blipFill>
                  <pic:spPr bwMode="auto">
                    <a:xfrm>
                      <a:off x="0" y="0"/>
                      <a:ext cx="2993136" cy="4465320"/>
                    </a:xfrm>
                    <a:prstGeom prst="rect">
                      <a:avLst/>
                    </a:prstGeom>
                    <a:noFill/>
                    <a:ln w="9525">
                      <a:noFill/>
                      <a:headEnd/>
                      <a:tailEnd/>
                    </a:ln>
                  </pic:spPr>
                </pic:pic>
              </a:graphicData>
            </a:graphic>
          </wp:inline>
        </w:drawing>
      </w:r>
    </w:p>
    <w:p w14:paraId="522B3F4A" w14:textId="77777777" w:rsidR="00B8460C" w:rsidRDefault="00AF4818">
      <w:pPr>
        <w:pStyle w:val="ImageCaption"/>
      </w:pPr>
      <w:r>
        <w:rPr>
          <w:b/>
          <w:bCs/>
        </w:rPr>
        <w:t>Fig. 5.</w:t>
      </w:r>
      <w:r>
        <w:t xml:space="preserve"> </w:t>
      </w:r>
      <w:r>
        <w:t>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w:t>
      </w:r>
    </w:p>
    <w:p w14:paraId="6027D2D2" w14:textId="77777777" w:rsidR="00B8460C" w:rsidRDefault="00AF4818">
      <w:pPr>
        <w:pStyle w:val="CaptionedFigure"/>
      </w:pPr>
      <w:r>
        <w:rPr>
          <w:noProof/>
        </w:rPr>
        <w:drawing>
          <wp:inline distT="0" distB="0" distL="0" distR="0">
            <wp:extent cx="5120640" cy="5943600"/>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0"/>
                    <a:stretch>
                      <a:fillRect/>
                    </a:stretch>
                  </pic:blipFill>
                  <pic:spPr bwMode="auto">
                    <a:xfrm>
                      <a:off x="0" y="0"/>
                      <a:ext cx="5120640" cy="5943600"/>
                    </a:xfrm>
                    <a:prstGeom prst="rect">
                      <a:avLst/>
                    </a:prstGeom>
                    <a:noFill/>
                    <a:ln w="9525">
                      <a:noFill/>
                      <a:headEnd/>
                      <a:tailEnd/>
                    </a:ln>
                  </pic:spPr>
                </pic:pic>
              </a:graphicData>
            </a:graphic>
          </wp:inline>
        </w:drawing>
      </w:r>
    </w:p>
    <w:p w14:paraId="72CFB36E" w14:textId="77777777" w:rsidR="00B8460C" w:rsidRDefault="00AF4818">
      <w:pPr>
        <w:pStyle w:val="ImageCaption"/>
      </w:pPr>
      <w:r>
        <w:rPr>
          <w:b/>
          <w:bCs/>
        </w:rPr>
        <w:t>Fig. 6.</w:t>
      </w:r>
      <w:r>
        <w:t xml:space="preserve"> </w:t>
      </w:r>
      <w:r>
        <w:t>Azimuthally integrated X-ray diffraction spectra of (a) the LLM-alloy and (b) the benchmark alloy before and after deformation. Samples were heat treated at 1200 °C for 1 minute before deformation.</w:t>
      </w:r>
    </w:p>
    <w:p w14:paraId="25236771" w14:textId="77777777" w:rsidR="00B8460C" w:rsidRDefault="00AF4818">
      <w:pPr>
        <w:pStyle w:val="CaptionedFigure"/>
      </w:pPr>
      <w:r>
        <w:rPr>
          <w:noProof/>
        </w:rPr>
        <w:drawing>
          <wp:inline distT="0" distB="0" distL="0" distR="0">
            <wp:extent cx="3404616" cy="1234440"/>
            <wp:effectExtent l="0" t="0" r="0" b="0"/>
            <wp:docPr id="49" name="Picture" descr="Fig. 7. Inverse pole figures of the γ and α phases of the LLM-alloy along the wire axis, extracted from the E-WIMV orientation-distribution refinement of Sec. 2.5. The sample was heat treated at 1200 °C for 1 minute. Intensities are in multiples of a random distribution."/>
            <wp:cNvGraphicFramePr/>
            <a:graphic xmlns:a="http://schemas.openxmlformats.org/drawingml/2006/main">
              <a:graphicData uri="http://schemas.openxmlformats.org/drawingml/2006/picture">
                <pic:pic xmlns:pic="http://schemas.openxmlformats.org/drawingml/2006/picture">
                  <pic:nvPicPr>
                    <pic:cNvPr id="50" name="Picture" descr="figures/Figure_7.jpg"/>
                    <pic:cNvPicPr>
                      <a:picLocks noChangeAspect="1" noChangeArrowheads="1"/>
                    </pic:cNvPicPr>
                  </pic:nvPicPr>
                  <pic:blipFill>
                    <a:blip r:embed="rId11"/>
                    <a:stretch>
                      <a:fillRect/>
                    </a:stretch>
                  </pic:blipFill>
                  <pic:spPr bwMode="auto">
                    <a:xfrm>
                      <a:off x="0" y="0"/>
                      <a:ext cx="3404616" cy="1234440"/>
                    </a:xfrm>
                    <a:prstGeom prst="rect">
                      <a:avLst/>
                    </a:prstGeom>
                    <a:noFill/>
                    <a:ln w="9525">
                      <a:noFill/>
                      <a:headEnd/>
                      <a:tailEnd/>
                    </a:ln>
                  </pic:spPr>
                </pic:pic>
              </a:graphicData>
            </a:graphic>
          </wp:inline>
        </w:drawing>
      </w:r>
    </w:p>
    <w:p w14:paraId="5A4423DB" w14:textId="77777777" w:rsidR="00B8460C" w:rsidRDefault="00AF4818">
      <w:pPr>
        <w:pStyle w:val="ImageCaption"/>
      </w:pPr>
      <w:r>
        <w:rPr>
          <w:b/>
          <w:bCs/>
        </w:rPr>
        <w:t>Fig. 7.</w:t>
      </w:r>
      <w:r>
        <w:t xml:space="preserve"> Inverse pole figures of the γ and α phases of the LLM-alloy along the wire axis, extracted from the E-WIMV orientation-distribution refinement of Sec. 2.5. The sample was heat treated at 1200 °C for 1 minute. Intensities are in multiples of a random distribution.</w:t>
      </w:r>
    </w:p>
    <w:p w14:paraId="03205F2E" w14:textId="77777777" w:rsidR="00B8460C" w:rsidRDefault="00AF4818">
      <w:pPr>
        <w:pStyle w:val="CaptionedFigure"/>
      </w:pPr>
      <w:r>
        <w:rPr>
          <w:noProof/>
        </w:rPr>
        <w:drawing>
          <wp:inline distT="0" distB="0" distL="0" distR="0">
            <wp:extent cx="3566160" cy="3410712"/>
            <wp:effectExtent l="0" t="0" r="0" b="0"/>
            <wp:docPr id="52" name="Picture" descr="Fig. 8. 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
            <wp:cNvGraphicFramePr/>
            <a:graphic xmlns:a="http://schemas.openxmlformats.org/drawingml/2006/main">
              <a:graphicData uri="http://schemas.openxmlformats.org/drawingml/2006/picture">
                <pic:pic xmlns:pic="http://schemas.openxmlformats.org/drawingml/2006/picture">
                  <pic:nvPicPr>
                    <pic:cNvPr id="53" name="Picture" descr="figures/Figure_8.jpg"/>
                    <pic:cNvPicPr>
                      <a:picLocks noChangeAspect="1" noChangeArrowheads="1"/>
                    </pic:cNvPicPr>
                  </pic:nvPicPr>
                  <pic:blipFill>
                    <a:blip r:embed="rId12"/>
                    <a:stretch>
                      <a:fillRect/>
                    </a:stretch>
                  </pic:blipFill>
                  <pic:spPr bwMode="auto">
                    <a:xfrm>
                      <a:off x="0" y="0"/>
                      <a:ext cx="3566160" cy="3410712"/>
                    </a:xfrm>
                    <a:prstGeom prst="rect">
                      <a:avLst/>
                    </a:prstGeom>
                    <a:noFill/>
                    <a:ln w="9525">
                      <a:noFill/>
                      <a:headEnd/>
                      <a:tailEnd/>
                    </a:ln>
                  </pic:spPr>
                </pic:pic>
              </a:graphicData>
            </a:graphic>
          </wp:inline>
        </w:drawing>
      </w:r>
    </w:p>
    <w:p w14:paraId="0BF01A4B" w14:textId="77777777" w:rsidR="00B8460C" w:rsidRDefault="00AF4818">
      <w:pPr>
        <w:pStyle w:val="ImageCaption"/>
      </w:pPr>
      <w:r>
        <w:rPr>
          <w:b/>
          <w:bCs/>
        </w:rPr>
        <w:t>Fig. 8.</w:t>
      </w:r>
      <w:r>
        <w:t xml:space="preserve"> </w:t>
      </w:r>
      <w:r>
        <w:t>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w:t>
      </w:r>
    </w:p>
    <w:p w14:paraId="152D53AB" w14:textId="77777777" w:rsidR="00B8460C" w:rsidRDefault="00AF4818">
      <w:pPr>
        <w:pStyle w:val="Heading2"/>
      </w:pPr>
      <w:bookmarkStart w:id="189" w:name="equilibrium-phase-stability"/>
      <w:bookmarkEnd w:id="169"/>
      <w:r>
        <w:t>3.4 Equilibrium phase stability</w:t>
      </w:r>
    </w:p>
    <w:p w14:paraId="06EF75DF" w14:textId="77777777" w:rsidR="00B8460C" w:rsidRDefault="00AF4818">
      <w:pPr>
        <w:pStyle w:val="FirstParagraph"/>
      </w:pPr>
      <w:r>
        <w:rPr>
          <w:b/>
          <w:bCs/>
        </w:rPr>
        <w:t>Fig. 9</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and is plotted beside them in </w:t>
      </w:r>
      <w:r>
        <w:rPr>
          <w:b/>
          <w:bCs/>
        </w:rPr>
        <w:t>Fig. 9c</w:t>
      </w:r>
      <w:r>
        <w:t xml:space="preserve">; because all three databases agree on it, it is also reported numerically in </w:t>
      </w:r>
      <w:r>
        <w:rPr>
          <w:b/>
          <w:bCs/>
        </w:rPr>
        <w:t>Table 3</w:t>
      </w:r>
      <w:r>
        <w:t>.</w:t>
      </w:r>
    </w:p>
    <w:p w14:paraId="2B899D6E" w14:textId="77777777" w:rsidR="00B8460C" w:rsidRDefault="00AF4818">
      <w:pPr>
        <w:pStyle w:val="BodyText"/>
      </w:pPr>
      <w:r>
        <w:t>The benchmark alloy (</w:t>
      </w:r>
      <w:r>
        <w:rPr>
          <w:b/>
          <w:bCs/>
        </w:rPr>
        <w:t>Fig. 9a</w:t>
      </w:r>
      <w:r>
        <w:t xml:space="preserve">) reproduces the phase sequence its processing route assumes. A single-phase disordered bcc α field opens at ≈1140 °C and extends to the </w:t>
      </w:r>
      <w:del w:id="190" w:author="R2 revision" w:date="2026-09-20T16:03:00Z" w16du:dateUtc="2026-09-20T20:03:00Z">
        <w:r w:rsidR="0065712B">
          <w:delText>top</w:delText>
        </w:r>
      </w:del>
      <w:ins w:id="191" w:author="R2 revision" w:date="2026-09-20T16:03:00Z" w16du:dateUtc="2026-09-20T20:03:00Z">
        <w:r>
          <w:t>onset</w:t>
        </w:r>
      </w:ins>
      <w:r>
        <w:t xml:space="preserve"> of </w:t>
      </w:r>
      <w:del w:id="192" w:author="R2 revision" w:date="2026-09-20T16:03:00Z" w16du:dateUtc="2026-09-20T20:03:00Z">
        <w:r w:rsidR="0065712B">
          <w:delText>the calculated range</w:delText>
        </w:r>
      </w:del>
      <w:ins w:id="193" w:author="R2 revision" w:date="2026-09-20T16:03:00Z" w16du:dateUtc="2026-09-20T20:03:00Z">
        <w:r>
          <w:t>melting at ≈1325 °C</w:t>
        </w:r>
      </w:ins>
      <w:r>
        <w:t>, so the 1200 °C solution treatment of Sec. 2.2 lies inside it</w:t>
      </w:r>
      <w:ins w:id="194" w:author="R2 revision" w:date="2026-09-20T16:03:00Z" w16du:dateUtc="2026-09-20T20:03:00Z">
        <w:r>
          <w:t xml:space="preserve"> with a margin of more than 100 °C on either side</w:t>
        </w:r>
      </w:ins>
      <w:r>
        <w:t>. On cooling below ≈1090 °C the bcc orders: between ≈700 and 1000 °C the calculated bcc is fully B2-ordered and accounts for 19–21% of the alloy, the balance being γ. The equilibrium state below ≈1090 °C is thus B2 + γ, and not the coherent B2-in-α nanostructure on which the benchmark’s super-elasticity actually rests; that nanostructure is a kinetically arrested approach to this equilibrium, obtained by quenching the single-phase α and ageing it where B2 can order but γ cannot yet nucleate. What the calcul</w:t>
      </w:r>
      <w:r>
        <w:t>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here; the calculation is a control, and it recovers the ≈20% ordered bcc that is observed directly in</w:t>
      </w:r>
      <w:r>
        <w:t xml:space="preserve"> </w:t>
      </w:r>
      <w:r>
        <w:rPr>
          <w:b/>
          <w:bCs/>
        </w:rPr>
        <w:t>Fig. 4c</w:t>
      </w:r>
      <w:r>
        <w:t>.</w:t>
      </w:r>
    </w:p>
    <w:p w14:paraId="596943A3" w14:textId="77777777" w:rsidR="00B8460C" w:rsidRDefault="00AF4818">
      <w:pPr>
        <w:pStyle w:val="BodyText"/>
      </w:pPr>
      <w:r>
        <w:t>The LLM-alloy behaves differently in every respect that matters (</w:t>
      </w:r>
      <w:r>
        <w:rPr>
          <w:b/>
          <w:bCs/>
        </w:rPr>
        <w:t>Fig. 9b</w:t>
      </w:r>
      <w:r>
        <w:t>). At 1200 °C it is not single-phase but a duplex mixture of 71.1% α and 28.9% γ</w:t>
      </w:r>
      <w:del w:id="195" w:author="R2 revision" w:date="2026-09-20T16:03:00Z" w16du:dateUtc="2026-09-20T20:03:00Z">
        <w:r w:rsidR="0065712B">
          <w:delText xml:space="preserve">. Its </w:delText>
        </w:r>
      </w:del>
      <w:ins w:id="196" w:author="R2 revision" w:date="2026-09-20T16:03:00Z" w16du:dateUtc="2026-09-20T20:03:00Z">
        <w:r>
          <w:t xml:space="preserve">, and raising the temperature never removes the γ before the alloy melts: at 1290 °C it still holds 7.4% γ, and at 1300 °C the first liquid appears with γ gone into it, so that the alloy passes directly from α + γ to α + liquid. There is no temperature at which this composition is </w:t>
        </w:r>
      </w:ins>
      <w:r>
        <w:t xml:space="preserve">single-phase α </w:t>
      </w:r>
      <w:del w:id="197" w:author="R2 revision" w:date="2026-09-20T16:03:00Z" w16du:dateUtc="2026-09-20T20:03:00Z">
        <w:r w:rsidR="0065712B">
          <w:delText>field</w:delText>
        </w:r>
      </w:del>
      <w:ins w:id="198" w:author="R2 revision" w:date="2026-09-20T16:03:00Z" w16du:dateUtc="2026-09-20T20:03:00Z">
        <w:r>
          <w:t>in the solid state. The other two databases return the same sequence by different numbers: PrecHiMn-04 keeps the alloy two-phase at least to 1250 °C and melts it from ≈1295 °C, and mc_fe — the only database here carrying all six elements plus P — keeps it two-phase to 1230 °C and melts it from ≈1240 °C. The three assessments differ on where melting begins, by ≈60 °C, and agree on what matters here: the single-phase α state that the processing route requires</w:t>
        </w:r>
      </w:ins>
      <w:r>
        <w:t xml:space="preserve"> does not </w:t>
      </w:r>
      <w:del w:id="199" w:author="R2 revision" w:date="2026-09-20T16:03:00Z" w16du:dateUtc="2026-09-20T20:03:00Z">
        <w:r w:rsidR="0065712B">
          <w:delText>open until ≈1340 °C — some 140 °C above</w:delText>
        </w:r>
      </w:del>
      <w:ins w:id="200" w:author="R2 revision" w:date="2026-09-20T16:03:00Z" w16du:dateUtc="2026-09-20T20:03:00Z">
        <w:r>
          <w:t>exist below this composition’s melting point, quite apart from</w:t>
        </w:r>
      </w:ins>
      <w:r>
        <w:t xml:space="preserve"> the 1200 °C ceiling </w:t>
      </w:r>
      <w:del w:id="201" w:author="R2 revision" w:date="2026-09-20T16:03:00Z" w16du:dateUtc="2026-09-20T20:03:00Z">
        <w:r w:rsidR="0065712B">
          <w:delText>imposed by</w:delText>
        </w:r>
      </w:del>
      <w:ins w:id="202" w:author="R2 revision" w:date="2026-09-20T16:03:00Z" w16du:dateUtc="2026-09-20T20:03:00Z">
        <w:r>
          <w:t>that</w:t>
        </w:r>
      </w:ins>
      <w:r>
        <w:t xml:space="preserve"> oxidation and furnace contamination </w:t>
      </w:r>
      <w:ins w:id="203" w:author="R2 revision" w:date="2026-09-20T16:03:00Z" w16du:dateUtc="2026-09-20T20:03:00Z">
        <w:r>
          <w:t xml:space="preserve">impose in practice </w:t>
        </w:r>
      </w:ins>
      <w:r>
        <w:t xml:space="preserve">(Sec. 2.2). </w:t>
      </w:r>
      <w:del w:id="204" w:author="R2 revision" w:date="2026-09-20T16:03:00Z" w16du:dateUtc="2026-09-20T20:03:00Z">
        <w:r w:rsidR="0065712B">
          <w:delText>The margin is in fact larger</w:delText>
        </w:r>
      </w:del>
      <w:ins w:id="205" w:author="R2 revision" w:date="2026-09-20T16:03:00Z" w16du:dateUtc="2026-09-20T20:03:00Z">
        <w:r>
          <w:t>This is a statement about the solid state rather</w:t>
        </w:r>
      </w:ins>
      <w:r>
        <w:t xml:space="preserve"> than </w:t>
      </w:r>
      <w:del w:id="206" w:author="R2 revision" w:date="2026-09-20T16:03:00Z" w16du:dateUtc="2026-09-20T20:03:00Z">
        <w:r w:rsidR="0065712B">
          <w:delText xml:space="preserve">that ceiling alone implies: mc_fe, the only database here carrying all six elements plus P, places the onset of incipient melting in this alloy at ≈1240 °C, so the single-phase α field would be unreachable even if oxidation were not the limiting factor. The databases do not agree on </w:delText>
        </w:r>
      </w:del>
      <w:ins w:id="207" w:author="R2 revision" w:date="2026-09-20T16:03:00Z" w16du:dateUtc="2026-09-20T20:03:00Z">
        <w:r>
          <w:t xml:space="preserve">about </w:t>
        </w:r>
      </w:ins>
      <w:r>
        <w:t>the solidus</w:t>
      </w:r>
      <w:del w:id="208" w:author="R2 revision" w:date="2026-09-20T16:03:00Z" w16du:dateUtc="2026-09-20T20:03:00Z">
        <w:r w:rsidR="0065712B">
          <w:delText xml:space="preserve"> — mpea-02b returns no liquid at all below 1400 °C — but they agree on what matters here, which is that the temperature at which this composition becomes single-phase α lies outside the window in which it can be annealed.</w:delText>
        </w:r>
      </w:del>
      <w:ins w:id="209" w:author="R2 revision" w:date="2026-09-20T16:03:00Z" w16du:dateUtc="2026-09-20T20:03:00Z">
        <w:r>
          <w:t>, and it does not rest on any one database’s melting temperature (</w:t>
        </w:r>
        <w:r>
          <w:rPr>
            <w:b/>
            <w:bCs/>
          </w:rPr>
          <w:t>Table 4</w:t>
        </w:r>
        <w:r>
          <w:t>).</w:t>
        </w:r>
      </w:ins>
      <w:r>
        <w:t xml:space="preserve"> Between ≈850 and ≈1050 °C the alloy is calculated to be fully austenitic. Ordered bcc appears only below ≈850 °C, reaches at most ≈11% at 400 °C, and forms within a γ matrix rather than an α one. There is thus no temperature at which this composition can be solution-treated to single-phase α and subsequently aged into coherent ordered precipitates within that α — the sequence on which the benchmark relies.</w:t>
      </w:r>
    </w:p>
    <w:p w14:paraId="3654AF07" w14:textId="77777777" w:rsidR="00B8460C" w:rsidRDefault="00AF4818">
      <w:pPr>
        <w:pStyle w:val="BodyText"/>
      </w:pPr>
      <w:r>
        <w:t xml:space="preserve">Removing carbon and holding every other element fixed </w:t>
      </w:r>
      <w:del w:id="210" w:author="R2 revision" w:date="2026-09-20T16:03:00Z" w16du:dateUtc="2026-09-20T20:03:00Z">
        <w:r w:rsidR="0065712B">
          <w:delText>restores</w:delText>
        </w:r>
      </w:del>
      <w:ins w:id="211" w:author="R2 revision" w:date="2026-09-20T16:03:00Z" w16du:dateUtc="2026-09-20T20:03:00Z">
        <w:r>
          <w:t>creates</w:t>
        </w:r>
      </w:ins>
      <w:r>
        <w:t xml:space="preserve"> the missing field (</w:t>
      </w:r>
      <w:r>
        <w:rPr>
          <w:b/>
          <w:bCs/>
        </w:rPr>
        <w:t>Fig. 9c</w:t>
      </w:r>
      <w:r>
        <w:t xml:space="preserve">), and does so in </w:t>
      </w:r>
      <w:del w:id="212" w:author="R2 revision" w:date="2026-09-20T16:03:00Z" w16du:dateUtc="2026-09-20T20:03:00Z">
        <w:r w:rsidR="0065712B">
          <w:delText>every database.</w:delText>
        </w:r>
      </w:del>
      <w:ins w:id="213" w:author="R2 revision" w:date="2026-09-20T16:03:00Z" w16du:dateUtc="2026-09-20T20:03:00Z">
        <w:r>
          <w:t>all three databases.</w:t>
        </w:r>
      </w:ins>
      <w:r>
        <w:t xml:space="preserve"> The single-phase α window opens at ≈1150 °C </w:t>
      </w:r>
      <w:del w:id="214" w:author="R2 revision" w:date="2026-09-20T16:03:00Z" w16du:dateUtc="2026-09-20T20:03:00Z">
        <w:r w:rsidR="0065712B">
          <w:delText xml:space="preserve">instead of ≈1340 °C </w:delText>
        </w:r>
      </w:del>
      <w:r>
        <w:t>in mpea-02b</w:t>
      </w:r>
      <w:del w:id="215" w:author="R2 revision" w:date="2026-09-20T16:03:00Z" w16du:dateUtc="2026-09-20T20:03:00Z">
        <w:r w:rsidR="0065712B">
          <w:delText xml:space="preserve"> and at</w:delText>
        </w:r>
      </w:del>
      <w:ins w:id="216" w:author="R2 revision" w:date="2026-09-20T16:03:00Z" w16du:dateUtc="2026-09-20T20:03:00Z">
        <w:r>
          <w:t>,</w:t>
        </w:r>
      </w:ins>
      <w:r>
        <w:t xml:space="preserve"> ≈1160 °C </w:t>
      </w:r>
      <w:del w:id="217" w:author="R2 revision" w:date="2026-09-20T16:03:00Z" w16du:dateUtc="2026-09-20T20:03:00Z">
        <w:r w:rsidR="0065712B">
          <w:delText xml:space="preserve">instead of ≈1390 °C </w:delText>
        </w:r>
      </w:del>
      <w:r>
        <w:t>in PrecHiMn-04</w:t>
      </w:r>
      <w:del w:id="218" w:author="R2 revision" w:date="2026-09-20T16:03:00Z" w16du:dateUtc="2026-09-20T20:03:00Z">
        <w:r w:rsidR="0065712B">
          <w:delText>, while mc_fe — which returns no single-phase α at all for</w:delText>
        </w:r>
      </w:del>
      <w:ins w:id="219" w:author="R2 revision" w:date="2026-09-20T16:03:00Z" w16du:dateUtc="2026-09-20T20:03:00Z">
        <w:r>
          <w:t xml:space="preserve"> and ≈1130 °C in mc_fe, and in each it extends up to the solidus of the carbon-free composition (≈1375, ≈1295 and ≈1245 °C respectively): a window between 130 and 220 °C wide where</w:t>
        </w:r>
      </w:ins>
      <w:r>
        <w:t xml:space="preserve"> the carbon-bearing </w:t>
      </w:r>
      <w:del w:id="220" w:author="R2 revision" w:date="2026-09-20T16:03:00Z" w16du:dateUtc="2026-09-20T20:03:00Z">
        <w:r w:rsidR="0065712B">
          <w:delText>composition below 1400 °C — places it at ≈1130 °C</w:delText>
        </w:r>
      </w:del>
      <w:ins w:id="221" w:author="R2 revision" w:date="2026-09-20T16:03:00Z" w16du:dateUtc="2026-09-20T20:03:00Z">
        <w:r>
          <w:t>alloy has none</w:t>
        </w:r>
      </w:ins>
      <w:r>
        <w:t>. The 1200 °C solution treatment therefore lands inside the single-phase field once carbon is removed, and the alloy reaches 100% α exactly as the benchmark does, in all three databases and despite their covering different element sets (</w:t>
      </w:r>
      <w:del w:id="222" w:author="R2 revision" w:date="2026-09-20T16:03:00Z" w16du:dateUtc="2026-09-20T20:03:00Z">
        <w:r w:rsidR="0065712B">
          <w:rPr>
            <w:b/>
            <w:bCs/>
          </w:rPr>
          <w:delText>Table</w:delText>
        </w:r>
      </w:del>
      <w:ins w:id="223" w:author="R2 revision" w:date="2026-09-20T16:03:00Z" w16du:dateUtc="2026-09-20T20:03:00Z">
        <w:r>
          <w:rPr>
            <w:b/>
            <w:bCs/>
          </w:rPr>
          <w:t>Tables</w:t>
        </w:r>
      </w:ins>
      <w:r>
        <w:rPr>
          <w:b/>
          <w:bCs/>
        </w:rPr>
        <w:t xml:space="preserve"> 3</w:t>
      </w:r>
      <w:ins w:id="224" w:author="R2 revision" w:date="2026-09-20T16:03:00Z" w16du:dateUtc="2026-09-20T20:03:00Z">
        <w:r>
          <w:rPr>
            <w:b/>
            <w:bCs/>
          </w:rPr>
          <w:t xml:space="preserve"> and 4</w:t>
        </w:r>
      </w:ins>
      <w:r>
        <w:t>).</w:t>
      </w:r>
    </w:p>
    <w:p w14:paraId="69CB636D" w14:textId="77777777" w:rsidR="00B8460C" w:rsidRDefault="00AF4818">
      <w:pPr>
        <w:pStyle w:val="BodyText"/>
      </w:pPr>
      <w:r>
        <w:rPr>
          <w:b/>
          <w:bCs/>
        </w:rPr>
        <w:t>Table 3.</w:t>
      </w:r>
      <w:r>
        <w:t xml:space="preserve"> Calculated equilibrium phase fractions (mol%) at 1200 °C, the solution-treatment temperature. The benchmark alloy cannot be evaluated in PrecHiMn-04, which contains no Ni.</w:t>
      </w:r>
    </w:p>
    <w:tbl>
      <w:tblPr>
        <w:tblStyle w:val="Table"/>
        <w:tblW w:w="0" w:type="auto"/>
        <w:tblLook w:val="0020" w:firstRow="1" w:lastRow="0" w:firstColumn="0" w:lastColumn="0" w:noHBand="0" w:noVBand="0"/>
      </w:tblPr>
      <w:tblGrid>
        <w:gridCol w:w="2466"/>
        <w:gridCol w:w="1690"/>
        <w:gridCol w:w="1690"/>
        <w:gridCol w:w="1690"/>
      </w:tblGrid>
      <w:tr w:rsidR="00B8460C" w14:paraId="4170B925"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0" w:type="auto"/>
          </w:tcPr>
          <w:p w14:paraId="3AB23C2B" w14:textId="77777777" w:rsidR="00B8460C" w:rsidRDefault="00AF4818">
            <w:pPr>
              <w:pStyle w:val="Compact"/>
            </w:pPr>
            <w:r>
              <w:t>Alloy</w:t>
            </w:r>
          </w:p>
        </w:tc>
        <w:tc>
          <w:tcPr>
            <w:tcW w:w="0" w:type="auto"/>
          </w:tcPr>
          <w:p w14:paraId="62BB02DA" w14:textId="77777777" w:rsidR="00B8460C" w:rsidRDefault="00AF4818">
            <w:pPr>
              <w:pStyle w:val="Compact"/>
            </w:pPr>
            <w:r>
              <w:t>mpea-02b</w:t>
            </w:r>
          </w:p>
        </w:tc>
        <w:tc>
          <w:tcPr>
            <w:tcW w:w="0" w:type="auto"/>
          </w:tcPr>
          <w:p w14:paraId="3B695F1B" w14:textId="77777777" w:rsidR="00B8460C" w:rsidRDefault="00AF4818">
            <w:pPr>
              <w:pStyle w:val="Compact"/>
            </w:pPr>
            <w:r>
              <w:t>PrecHiMn-04</w:t>
            </w:r>
          </w:p>
        </w:tc>
        <w:tc>
          <w:tcPr>
            <w:tcW w:w="0" w:type="auto"/>
          </w:tcPr>
          <w:p w14:paraId="54725697" w14:textId="77777777" w:rsidR="00B8460C" w:rsidRDefault="00AF4818">
            <w:pPr>
              <w:pStyle w:val="Compact"/>
            </w:pPr>
            <w:r>
              <w:t>mc_fe v2.059</w:t>
            </w:r>
          </w:p>
        </w:tc>
      </w:tr>
      <w:tr w:rsidR="00B8460C" w14:paraId="27BB3B3C" w14:textId="77777777">
        <w:tc>
          <w:tcPr>
            <w:tcW w:w="0" w:type="auto"/>
          </w:tcPr>
          <w:p w14:paraId="1C7B9590" w14:textId="77777777" w:rsidR="00B8460C" w:rsidRDefault="00AF4818">
            <w:pPr>
              <w:pStyle w:val="Compact"/>
            </w:pPr>
            <w:r>
              <w:t>benchmark alloy</w:t>
            </w:r>
          </w:p>
        </w:tc>
        <w:tc>
          <w:tcPr>
            <w:tcW w:w="0" w:type="auto"/>
          </w:tcPr>
          <w:p w14:paraId="4C2575FA" w14:textId="77777777" w:rsidR="00B8460C" w:rsidRDefault="00AF4818">
            <w:pPr>
              <w:pStyle w:val="Compact"/>
            </w:pPr>
            <w:r>
              <w:t>100 α</w:t>
            </w:r>
          </w:p>
        </w:tc>
        <w:tc>
          <w:tcPr>
            <w:tcW w:w="0" w:type="auto"/>
          </w:tcPr>
          <w:p w14:paraId="542BC84B" w14:textId="77777777" w:rsidR="00B8460C" w:rsidRDefault="00AF4818">
            <w:pPr>
              <w:pStyle w:val="Compact"/>
            </w:pPr>
            <w:r>
              <w:t>–</w:t>
            </w:r>
          </w:p>
        </w:tc>
        <w:tc>
          <w:tcPr>
            <w:tcW w:w="0" w:type="auto"/>
          </w:tcPr>
          <w:p w14:paraId="2EAFC23C" w14:textId="77777777" w:rsidR="00B8460C" w:rsidRDefault="00AF4818">
            <w:pPr>
              <w:pStyle w:val="Compact"/>
            </w:pPr>
            <w:r>
              <w:t>100 α</w:t>
            </w:r>
          </w:p>
        </w:tc>
      </w:tr>
      <w:tr w:rsidR="00B8460C" w14:paraId="061417E3" w14:textId="77777777">
        <w:tc>
          <w:tcPr>
            <w:tcW w:w="0" w:type="auto"/>
          </w:tcPr>
          <w:p w14:paraId="54DC328E" w14:textId="77777777" w:rsidR="00B8460C" w:rsidRDefault="00AF4818">
            <w:pPr>
              <w:pStyle w:val="Compact"/>
            </w:pPr>
            <w:r>
              <w:t>LLM-alloy</w:t>
            </w:r>
          </w:p>
        </w:tc>
        <w:tc>
          <w:tcPr>
            <w:tcW w:w="0" w:type="auto"/>
          </w:tcPr>
          <w:p w14:paraId="1E8C4F8C" w14:textId="77777777" w:rsidR="00B8460C" w:rsidRDefault="00AF4818">
            <w:pPr>
              <w:pStyle w:val="Compact"/>
            </w:pPr>
            <w:r>
              <w:t>71.1 α + 28.9 γ</w:t>
            </w:r>
          </w:p>
        </w:tc>
        <w:tc>
          <w:tcPr>
            <w:tcW w:w="0" w:type="auto"/>
          </w:tcPr>
          <w:p w14:paraId="07D47F29" w14:textId="77777777" w:rsidR="00B8460C" w:rsidRDefault="00AF4818">
            <w:pPr>
              <w:pStyle w:val="Compact"/>
            </w:pPr>
            <w:r>
              <w:t>64.5 α + 35.5 γ</w:t>
            </w:r>
          </w:p>
        </w:tc>
        <w:tc>
          <w:tcPr>
            <w:tcW w:w="0" w:type="auto"/>
          </w:tcPr>
          <w:p w14:paraId="7E1EFE70" w14:textId="77777777" w:rsidR="00B8460C" w:rsidRDefault="00AF4818">
            <w:pPr>
              <w:pStyle w:val="Compact"/>
            </w:pPr>
            <w:r>
              <w:t>61.9 α + 38.1 γ</w:t>
            </w:r>
          </w:p>
        </w:tc>
      </w:tr>
      <w:tr w:rsidR="00B8460C" w14:paraId="3265623A" w14:textId="77777777">
        <w:tc>
          <w:tcPr>
            <w:tcW w:w="0" w:type="auto"/>
          </w:tcPr>
          <w:p w14:paraId="4BE5030E" w14:textId="77777777" w:rsidR="00B8460C" w:rsidRDefault="00AF4818">
            <w:pPr>
              <w:pStyle w:val="Compact"/>
            </w:pPr>
            <w:r>
              <w:t>LLM-alloy, C removed</w:t>
            </w:r>
          </w:p>
        </w:tc>
        <w:tc>
          <w:tcPr>
            <w:tcW w:w="0" w:type="auto"/>
          </w:tcPr>
          <w:p w14:paraId="2BB314A4" w14:textId="77777777" w:rsidR="00B8460C" w:rsidRDefault="00AF4818">
            <w:pPr>
              <w:pStyle w:val="Compact"/>
            </w:pPr>
            <w:r>
              <w:t>100 α</w:t>
            </w:r>
          </w:p>
        </w:tc>
        <w:tc>
          <w:tcPr>
            <w:tcW w:w="0" w:type="auto"/>
          </w:tcPr>
          <w:p w14:paraId="102BA847" w14:textId="77777777" w:rsidR="00B8460C" w:rsidRDefault="00AF4818">
            <w:pPr>
              <w:pStyle w:val="Compact"/>
            </w:pPr>
            <w:r>
              <w:t>100 α</w:t>
            </w:r>
          </w:p>
        </w:tc>
        <w:tc>
          <w:tcPr>
            <w:tcW w:w="0" w:type="auto"/>
          </w:tcPr>
          <w:p w14:paraId="75E37751" w14:textId="77777777" w:rsidR="00B8460C" w:rsidRDefault="00AF4818">
            <w:pPr>
              <w:pStyle w:val="Compact"/>
            </w:pPr>
            <w:r>
              <w:t>100 α</w:t>
            </w:r>
          </w:p>
        </w:tc>
      </w:tr>
    </w:tbl>
    <w:p w14:paraId="76761206" w14:textId="77777777" w:rsidR="00B8460C" w:rsidRDefault="00AF4818">
      <w:pPr>
        <w:pStyle w:val="BodyText"/>
        <w:rPr>
          <w:ins w:id="225" w:author="R2 revision" w:date="2026-09-20T16:03:00Z" w16du:dateUtc="2026-09-20T20:03:00Z"/>
        </w:rPr>
      </w:pPr>
      <w:ins w:id="226" w:author="R2 revision" w:date="2026-09-20T16:03:00Z" w16du:dateUtc="2026-09-20T20:03:00Z">
        <w:r>
          <w:rPr>
            <w:b/>
            <w:bCs/>
          </w:rPr>
          <w:t>Table 4.</w:t>
        </w:r>
        <w:r>
          <w:t xml:space="preserve"> Calculated single-phase α field in the solid state and calculated solidus (°C). “None” </w:t>
        </w:r>
        <w:r>
          <w:t>means that liquid appears before the last γ dissolves. Values are read from a 10 °C temperature grid and carry that resolution; the solidus is the first temperature at which the liquid fraction exceeds 0.5%.</w:t>
        </w:r>
      </w:ins>
    </w:p>
    <w:tbl>
      <w:tblPr>
        <w:tblStyle w:val="Table"/>
        <w:tblW w:w="5000" w:type="pct"/>
        <w:tblLayout w:type="fixed"/>
        <w:tblLook w:val="0020" w:firstRow="1" w:lastRow="0" w:firstColumn="0" w:lastColumn="0" w:noHBand="0" w:noVBand="0"/>
      </w:tblPr>
      <w:tblGrid>
        <w:gridCol w:w="2394"/>
        <w:gridCol w:w="2394"/>
        <w:gridCol w:w="2394"/>
        <w:gridCol w:w="2394"/>
      </w:tblGrid>
      <w:tr w:rsidR="00B8460C" w14:paraId="4D2400B2" w14:textId="77777777" w:rsidTr="00B8460C">
        <w:trPr>
          <w:cnfStyle w:val="100000000000" w:firstRow="1" w:lastRow="0" w:firstColumn="0" w:lastColumn="0" w:oddVBand="0" w:evenVBand="0" w:oddHBand="0" w:evenHBand="0" w:firstRowFirstColumn="0" w:firstRowLastColumn="0" w:lastRowFirstColumn="0" w:lastRowLastColumn="0"/>
          <w:tblHeader/>
          <w:ins w:id="227" w:author="R2 revision" w:date="2026-09-20T16:03:00Z" w16du:dateUtc="2026-09-20T20:03:00Z"/>
        </w:trPr>
        <w:tc>
          <w:tcPr>
            <w:tcW w:w="1980" w:type="dxa"/>
          </w:tcPr>
          <w:p w14:paraId="2A9E70E8" w14:textId="77777777" w:rsidR="00B8460C" w:rsidRDefault="00AF4818">
            <w:pPr>
              <w:pStyle w:val="Compact"/>
              <w:rPr>
                <w:ins w:id="228" w:author="R2 revision" w:date="2026-09-20T16:03:00Z" w16du:dateUtc="2026-09-20T20:03:00Z"/>
              </w:rPr>
            </w:pPr>
            <w:ins w:id="229" w:author="R2 revision" w:date="2026-09-20T16:03:00Z" w16du:dateUtc="2026-09-20T20:03:00Z">
              <w:r>
                <w:t>Alloy</w:t>
              </w:r>
            </w:ins>
          </w:p>
        </w:tc>
        <w:tc>
          <w:tcPr>
            <w:tcW w:w="1980" w:type="dxa"/>
          </w:tcPr>
          <w:p w14:paraId="1B5E5085" w14:textId="77777777" w:rsidR="00B8460C" w:rsidRDefault="00AF4818">
            <w:pPr>
              <w:pStyle w:val="Compact"/>
              <w:rPr>
                <w:ins w:id="230" w:author="R2 revision" w:date="2026-09-20T16:03:00Z" w16du:dateUtc="2026-09-20T20:03:00Z"/>
              </w:rPr>
            </w:pPr>
            <w:ins w:id="231" w:author="R2 revision" w:date="2026-09-20T16:03:00Z" w16du:dateUtc="2026-09-20T20:03:00Z">
              <w:r>
                <w:t>mpea-02b</w:t>
              </w:r>
            </w:ins>
          </w:p>
        </w:tc>
        <w:tc>
          <w:tcPr>
            <w:tcW w:w="1980" w:type="dxa"/>
          </w:tcPr>
          <w:p w14:paraId="0C43C8CC" w14:textId="77777777" w:rsidR="00B8460C" w:rsidRDefault="00AF4818">
            <w:pPr>
              <w:pStyle w:val="Compact"/>
              <w:rPr>
                <w:ins w:id="232" w:author="R2 revision" w:date="2026-09-20T16:03:00Z" w16du:dateUtc="2026-09-20T20:03:00Z"/>
              </w:rPr>
            </w:pPr>
            <w:ins w:id="233" w:author="R2 revision" w:date="2026-09-20T16:03:00Z" w16du:dateUtc="2026-09-20T20:03:00Z">
              <w:r>
                <w:t>PrecHiMn-04</w:t>
              </w:r>
            </w:ins>
          </w:p>
        </w:tc>
        <w:tc>
          <w:tcPr>
            <w:tcW w:w="1980" w:type="dxa"/>
          </w:tcPr>
          <w:p w14:paraId="1F7B02B8" w14:textId="77777777" w:rsidR="00B8460C" w:rsidRDefault="00AF4818">
            <w:pPr>
              <w:pStyle w:val="Compact"/>
              <w:rPr>
                <w:ins w:id="234" w:author="R2 revision" w:date="2026-09-20T16:03:00Z" w16du:dateUtc="2026-09-20T20:03:00Z"/>
              </w:rPr>
            </w:pPr>
            <w:ins w:id="235" w:author="R2 revision" w:date="2026-09-20T16:03:00Z" w16du:dateUtc="2026-09-20T20:03:00Z">
              <w:r>
                <w:t>mc_fe v2.059</w:t>
              </w:r>
            </w:ins>
          </w:p>
        </w:tc>
      </w:tr>
      <w:tr w:rsidR="00B8460C" w14:paraId="08377B1B" w14:textId="77777777">
        <w:trPr>
          <w:ins w:id="236" w:author="R2 revision" w:date="2026-09-20T16:03:00Z" w16du:dateUtc="2026-09-20T20:03:00Z"/>
        </w:trPr>
        <w:tc>
          <w:tcPr>
            <w:tcW w:w="1980" w:type="dxa"/>
          </w:tcPr>
          <w:p w14:paraId="793B7AD0" w14:textId="77777777" w:rsidR="00B8460C" w:rsidRDefault="00AF4818">
            <w:pPr>
              <w:pStyle w:val="Compact"/>
              <w:rPr>
                <w:ins w:id="237" w:author="R2 revision" w:date="2026-09-20T16:03:00Z" w16du:dateUtc="2026-09-20T20:03:00Z"/>
              </w:rPr>
            </w:pPr>
            <w:ins w:id="238" w:author="R2 revision" w:date="2026-09-20T16:03:00Z" w16du:dateUtc="2026-09-20T20:03:00Z">
              <w:r>
                <w:t>benchmark alloy</w:t>
              </w:r>
            </w:ins>
          </w:p>
        </w:tc>
        <w:tc>
          <w:tcPr>
            <w:tcW w:w="1980" w:type="dxa"/>
          </w:tcPr>
          <w:p w14:paraId="79E368B5" w14:textId="77777777" w:rsidR="00B8460C" w:rsidRDefault="00AF4818">
            <w:pPr>
              <w:pStyle w:val="Compact"/>
              <w:rPr>
                <w:ins w:id="239" w:author="R2 revision" w:date="2026-09-20T16:03:00Z" w16du:dateUtc="2026-09-20T20:03:00Z"/>
              </w:rPr>
            </w:pPr>
            <w:ins w:id="240" w:author="R2 revision" w:date="2026-09-20T16:03:00Z" w16du:dateUtc="2026-09-20T20:03:00Z">
              <w:r>
                <w:t>α 1140–1320; solidus ≈1325</w:t>
              </w:r>
            </w:ins>
          </w:p>
        </w:tc>
        <w:tc>
          <w:tcPr>
            <w:tcW w:w="1980" w:type="dxa"/>
          </w:tcPr>
          <w:p w14:paraId="2434DE5E" w14:textId="77777777" w:rsidR="00B8460C" w:rsidRDefault="00AF4818">
            <w:pPr>
              <w:pStyle w:val="Compact"/>
              <w:rPr>
                <w:ins w:id="241" w:author="R2 revision" w:date="2026-09-20T16:03:00Z" w16du:dateUtc="2026-09-20T20:03:00Z"/>
              </w:rPr>
            </w:pPr>
            <w:ins w:id="242" w:author="R2 revision" w:date="2026-09-20T16:03:00Z" w16du:dateUtc="2026-09-20T20:03:00Z">
              <w:r>
                <w:t>–</w:t>
              </w:r>
            </w:ins>
          </w:p>
        </w:tc>
        <w:tc>
          <w:tcPr>
            <w:tcW w:w="1980" w:type="dxa"/>
          </w:tcPr>
          <w:p w14:paraId="1B43844F" w14:textId="77777777" w:rsidR="00B8460C" w:rsidRDefault="00AF4818">
            <w:pPr>
              <w:pStyle w:val="Compact"/>
              <w:rPr>
                <w:ins w:id="243" w:author="R2 revision" w:date="2026-09-20T16:03:00Z" w16du:dateUtc="2026-09-20T20:03:00Z"/>
              </w:rPr>
            </w:pPr>
            <w:ins w:id="244" w:author="R2 revision" w:date="2026-09-20T16:03:00Z" w16du:dateUtc="2026-09-20T20:03:00Z">
              <w:r>
                <w:t>α 950–1360; solidus ≈1370</w:t>
              </w:r>
            </w:ins>
          </w:p>
        </w:tc>
      </w:tr>
      <w:tr w:rsidR="00B8460C" w14:paraId="509A19A6" w14:textId="77777777">
        <w:trPr>
          <w:ins w:id="245" w:author="R2 revision" w:date="2026-09-20T16:03:00Z" w16du:dateUtc="2026-09-20T20:03:00Z"/>
        </w:trPr>
        <w:tc>
          <w:tcPr>
            <w:tcW w:w="1980" w:type="dxa"/>
          </w:tcPr>
          <w:p w14:paraId="537A7B52" w14:textId="77777777" w:rsidR="00B8460C" w:rsidRDefault="00AF4818">
            <w:pPr>
              <w:pStyle w:val="Compact"/>
              <w:rPr>
                <w:ins w:id="246" w:author="R2 revision" w:date="2026-09-20T16:03:00Z" w16du:dateUtc="2026-09-20T20:03:00Z"/>
              </w:rPr>
            </w:pPr>
            <w:ins w:id="247" w:author="R2 revision" w:date="2026-09-20T16:03:00Z" w16du:dateUtc="2026-09-20T20:03:00Z">
              <w:r>
                <w:t>LLM-alloy</w:t>
              </w:r>
            </w:ins>
          </w:p>
        </w:tc>
        <w:tc>
          <w:tcPr>
            <w:tcW w:w="1980" w:type="dxa"/>
          </w:tcPr>
          <w:p w14:paraId="1CD9E1B1" w14:textId="77777777" w:rsidR="00B8460C" w:rsidRDefault="00AF4818">
            <w:pPr>
              <w:pStyle w:val="Compact"/>
              <w:rPr>
                <w:ins w:id="248" w:author="R2 revision" w:date="2026-09-20T16:03:00Z" w16du:dateUtc="2026-09-20T20:03:00Z"/>
              </w:rPr>
            </w:pPr>
            <w:ins w:id="249" w:author="R2 revision" w:date="2026-09-20T16:03:00Z" w16du:dateUtc="2026-09-20T20:03:00Z">
              <w:r>
                <w:t>none; solidus ≈1295</w:t>
              </w:r>
            </w:ins>
          </w:p>
        </w:tc>
        <w:tc>
          <w:tcPr>
            <w:tcW w:w="1980" w:type="dxa"/>
          </w:tcPr>
          <w:p w14:paraId="6DB4022A" w14:textId="77777777" w:rsidR="00B8460C" w:rsidRDefault="00AF4818">
            <w:pPr>
              <w:pStyle w:val="Compact"/>
              <w:rPr>
                <w:ins w:id="250" w:author="R2 revision" w:date="2026-09-20T16:03:00Z" w16du:dateUtc="2026-09-20T20:03:00Z"/>
              </w:rPr>
            </w:pPr>
            <w:ins w:id="251" w:author="R2 revision" w:date="2026-09-20T16:03:00Z" w16du:dateUtc="2026-09-20T20:03:00Z">
              <w:r>
                <w:t>none; solidus ≈1295</w:t>
              </w:r>
            </w:ins>
          </w:p>
        </w:tc>
        <w:tc>
          <w:tcPr>
            <w:tcW w:w="1980" w:type="dxa"/>
          </w:tcPr>
          <w:p w14:paraId="2DC3EE4F" w14:textId="77777777" w:rsidR="00B8460C" w:rsidRDefault="00AF4818">
            <w:pPr>
              <w:pStyle w:val="Compact"/>
              <w:rPr>
                <w:ins w:id="252" w:author="R2 revision" w:date="2026-09-20T16:03:00Z" w16du:dateUtc="2026-09-20T20:03:00Z"/>
              </w:rPr>
            </w:pPr>
            <w:ins w:id="253" w:author="R2 revision" w:date="2026-09-20T16:03:00Z" w16du:dateUtc="2026-09-20T20:03:00Z">
              <w:r>
                <w:t>none; solidus ≈1240</w:t>
              </w:r>
            </w:ins>
          </w:p>
        </w:tc>
      </w:tr>
      <w:tr w:rsidR="00B8460C" w14:paraId="477606DB" w14:textId="77777777">
        <w:trPr>
          <w:ins w:id="254" w:author="R2 revision" w:date="2026-09-20T16:03:00Z" w16du:dateUtc="2026-09-20T20:03:00Z"/>
        </w:trPr>
        <w:tc>
          <w:tcPr>
            <w:tcW w:w="1980" w:type="dxa"/>
          </w:tcPr>
          <w:p w14:paraId="42D6E40D" w14:textId="77777777" w:rsidR="00B8460C" w:rsidRDefault="00AF4818">
            <w:pPr>
              <w:pStyle w:val="Compact"/>
              <w:rPr>
                <w:ins w:id="255" w:author="R2 revision" w:date="2026-09-20T16:03:00Z" w16du:dateUtc="2026-09-20T20:03:00Z"/>
              </w:rPr>
            </w:pPr>
            <w:ins w:id="256" w:author="R2 revision" w:date="2026-09-20T16:03:00Z" w16du:dateUtc="2026-09-20T20:03:00Z">
              <w:r>
                <w:t>LLM-alloy, C removed</w:t>
              </w:r>
            </w:ins>
          </w:p>
        </w:tc>
        <w:tc>
          <w:tcPr>
            <w:tcW w:w="1980" w:type="dxa"/>
          </w:tcPr>
          <w:p w14:paraId="48F78C08" w14:textId="77777777" w:rsidR="00B8460C" w:rsidRDefault="00AF4818">
            <w:pPr>
              <w:pStyle w:val="Compact"/>
              <w:rPr>
                <w:ins w:id="257" w:author="R2 revision" w:date="2026-09-20T16:03:00Z" w16du:dateUtc="2026-09-20T20:03:00Z"/>
              </w:rPr>
            </w:pPr>
            <w:ins w:id="258" w:author="R2 revision" w:date="2026-09-20T16:03:00Z" w16du:dateUtc="2026-09-20T20:03:00Z">
              <w:r>
                <w:t>α 1150–1370; solidus ≈1375</w:t>
              </w:r>
            </w:ins>
          </w:p>
        </w:tc>
        <w:tc>
          <w:tcPr>
            <w:tcW w:w="1980" w:type="dxa"/>
          </w:tcPr>
          <w:p w14:paraId="5BC3E96B" w14:textId="77777777" w:rsidR="00B8460C" w:rsidRDefault="00AF4818">
            <w:pPr>
              <w:pStyle w:val="Compact"/>
              <w:rPr>
                <w:ins w:id="259" w:author="R2 revision" w:date="2026-09-20T16:03:00Z" w16du:dateUtc="2026-09-20T20:03:00Z"/>
              </w:rPr>
            </w:pPr>
            <w:ins w:id="260" w:author="R2 revision" w:date="2026-09-20T16:03:00Z" w16du:dateUtc="2026-09-20T20:03:00Z">
              <w:r>
                <w:t>α 1160–1290; solidus ≈1295</w:t>
              </w:r>
            </w:ins>
          </w:p>
        </w:tc>
        <w:tc>
          <w:tcPr>
            <w:tcW w:w="1980" w:type="dxa"/>
          </w:tcPr>
          <w:p w14:paraId="05DE97E6" w14:textId="77777777" w:rsidR="00B8460C" w:rsidRDefault="00AF4818">
            <w:pPr>
              <w:pStyle w:val="Compact"/>
              <w:rPr>
                <w:ins w:id="261" w:author="R2 revision" w:date="2026-09-20T16:03:00Z" w16du:dateUtc="2026-09-20T20:03:00Z"/>
              </w:rPr>
            </w:pPr>
            <w:ins w:id="262" w:author="R2 revision" w:date="2026-09-20T16:03:00Z" w16du:dateUtc="2026-09-20T20:03:00Z">
              <w:r>
                <w:t>α 1130–1240; solidus ≈1245</w:t>
              </w:r>
            </w:ins>
          </w:p>
        </w:tc>
      </w:tr>
    </w:tbl>
    <w:p w14:paraId="15F1D129" w14:textId="77777777" w:rsidR="00B8460C" w:rsidRDefault="00AF4818">
      <w:pPr>
        <w:pStyle w:val="BodyText"/>
      </w:pPr>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 xml:space="preserve">With carbon at its measured 0.45 at%, </w:t>
      </w:r>
      <w:ins w:id="263" w:author="R2 revision" w:date="2026-09-20T16:03:00Z" w16du:dateUtc="2026-09-20T20:03:00Z">
        <w:r>
          <w:rPr>
            <w:b/>
            <w:bCs/>
          </w:rPr>
          <w:t xml:space="preserve">no single-phase α field exists in </w:t>
        </w:r>
      </w:ins>
      <w:r>
        <w:rPr>
          <w:b/>
          <w:bCs/>
        </w:rPr>
        <w:t xml:space="preserve">the </w:t>
      </w:r>
      <w:del w:id="264" w:author="R2 revision" w:date="2026-09-20T16:03:00Z" w16du:dateUtc="2026-09-20T20:03:00Z">
        <w:r w:rsidR="0065712B">
          <w:rPr>
            <w:b/>
            <w:bCs/>
          </w:rPr>
          <w:delText>α solvus does not move at all: it sits at 1340 °C at every</w:delText>
        </w:r>
      </w:del>
      <w:ins w:id="265" w:author="R2 revision" w:date="2026-09-20T16:03:00Z" w16du:dateUtc="2026-09-20T20:03:00Z">
        <w:r>
          <w:rPr>
            <w:b/>
            <w:bCs/>
          </w:rPr>
          <w:t>solid state at any</w:t>
        </w:r>
      </w:ins>
      <w:r>
        <w:rPr>
          <w:b/>
          <w:bCs/>
        </w:rPr>
        <w:t xml:space="preserve"> nickel content from 4.2 to 7.8 at</w:t>
      </w:r>
      <w:del w:id="266" w:author="R2 revision" w:date="2026-09-20T16:03:00Z" w16du:dateUtc="2026-09-20T20:03:00Z">
        <w:r w:rsidR="0065712B">
          <w:rPr>
            <w:b/>
            <w:bCs/>
          </w:rPr>
          <w:delText>%, unchanged to within</w:delText>
        </w:r>
      </w:del>
      <w:ins w:id="267" w:author="R2 revision" w:date="2026-09-20T16:03:00Z" w16du:dateUtc="2026-09-20T20:03:00Z">
        <w:r>
          <w:rPr>
            <w:b/>
            <w:bCs/>
          </w:rPr>
          <w:t>%:</w:t>
        </w:r>
      </w:ins>
      <w:r>
        <w:rPr>
          <w:b/>
          <w:bCs/>
        </w:rPr>
        <w:t xml:space="preserve"> the </w:t>
      </w:r>
      <w:del w:id="268" w:author="R2 revision" w:date="2026-09-20T16:03:00Z" w16du:dateUtc="2026-09-20T20:03:00Z">
        <w:r w:rsidR="0065712B">
          <w:rPr>
            <w:b/>
            <w:bCs/>
          </w:rPr>
          <w:delText>10</w:delText>
        </w:r>
      </w:del>
      <w:ins w:id="269" w:author="R2 revision" w:date="2026-09-20T16:03:00Z" w16du:dateUtc="2026-09-20T20:03:00Z">
        <w:r>
          <w:rPr>
            <w:b/>
            <w:bCs/>
          </w:rPr>
          <w:t>alloy is still α + γ when melting begins, at ≈1300</w:t>
        </w:r>
      </w:ins>
      <w:r>
        <w:rPr>
          <w:b/>
          <w:bCs/>
        </w:rPr>
        <w:t xml:space="preserve"> °C</w:t>
      </w:r>
      <w:del w:id="270" w:author="R2 revision" w:date="2026-09-20T16:03:00Z" w16du:dateUtc="2026-09-20T20:03:00Z">
        <w:r w:rsidR="0065712B">
          <w:rPr>
            <w:b/>
            <w:bCs/>
          </w:rPr>
          <w:delText xml:space="preserve"> step of</w:delText>
        </w:r>
      </w:del>
      <w:ins w:id="271" w:author="R2 revision" w:date="2026-09-20T16:03:00Z" w16du:dateUtc="2026-09-20T20:03:00Z">
        <w:r>
          <w:rPr>
            <w:b/>
            <w:bCs/>
          </w:rPr>
          <w:t>, at every point in</w:t>
        </w:r>
      </w:ins>
      <w:r>
        <w:rPr>
          <w:b/>
          <w:bCs/>
        </w:rPr>
        <w:t xml:space="preserve"> the </w:t>
      </w:r>
      <w:del w:id="272" w:author="R2 revision" w:date="2026-09-20T16:03:00Z" w16du:dateUtc="2026-09-20T20:03:00Z">
        <w:r w:rsidR="0065712B">
          <w:rPr>
            <w:b/>
            <w:bCs/>
          </w:rPr>
          <w:delText>calculation</w:delText>
        </w:r>
      </w:del>
      <w:ins w:id="273" w:author="R2 revision" w:date="2026-09-20T16:03:00Z" w16du:dateUtc="2026-09-20T20:03:00Z">
        <w:r>
          <w:rPr>
            <w:b/>
            <w:bCs/>
          </w:rPr>
          <w:t>scan</w:t>
        </w:r>
      </w:ins>
      <w:r>
        <w:rPr>
          <w:b/>
          <w:bCs/>
        </w:rPr>
        <w:t>.</w:t>
      </w:r>
      <w:r>
        <w:t xml:space="preserve"> </w:t>
      </w:r>
      <w:r>
        <w:t xml:space="preserve">With carbon removed, the </w:t>
      </w:r>
      <w:del w:id="274" w:author="R2 revision" w:date="2026-09-20T16:03:00Z" w16du:dateUtc="2026-09-20T20:03:00Z">
        <w:r w:rsidR="0065712B">
          <w:delText>solvus lies</w:delText>
        </w:r>
      </w:del>
      <w:ins w:id="275" w:author="R2 revision" w:date="2026-09-20T16:03:00Z" w16du:dateUtc="2026-09-20T20:03:00Z">
        <w:r>
          <w:t>field opens</w:t>
        </w:r>
      </w:ins>
      <w:r>
        <w:t xml:space="preserve"> between 1150 and 1190 °C over the same nickel range</w:t>
      </w:r>
      <w:ins w:id="276" w:author="R2 revision" w:date="2026-09-20T16:03:00Z" w16du:dateUtc="2026-09-20T20:03:00Z">
        <w:r>
          <w:t>, 160–230 °C below the solidus,</w:t>
        </w:r>
      </w:ins>
      <w:r>
        <w:t xml:space="preserve"> and the alloy is 100% α at 1200 °C at every point in it. Carbon </w:t>
      </w:r>
      <w:del w:id="277" w:author="R2 revision" w:date="2026-09-20T16:03:00Z" w16du:dateUtc="2026-09-20T20:03:00Z">
        <w:r w:rsidR="0065712B">
          <w:delText>moves</w:delText>
        </w:r>
      </w:del>
      <w:ins w:id="278" w:author="R2 revision" w:date="2026-09-20T16:03:00Z" w16du:dateUtc="2026-09-20T20:03:00Z">
        <w:r>
          <w:t>decides whether</w:t>
        </w:r>
      </w:ins>
      <w:r>
        <w:t xml:space="preserve"> the </w:t>
      </w:r>
      <w:del w:id="279" w:author="R2 revision" w:date="2026-09-20T16:03:00Z" w16du:dateUtc="2026-09-20T20:03:00Z">
        <w:r w:rsidR="0065712B">
          <w:delText>solvus by ≈190 °C</w:delText>
        </w:r>
      </w:del>
      <w:ins w:id="280" w:author="R2 revision" w:date="2026-09-20T16:03:00Z" w16du:dateUtc="2026-09-20T20:03:00Z">
        <w:r>
          <w:t>field exists at all</w:t>
        </w:r>
      </w:ins>
      <w:r>
        <w:t xml:space="preserve">; nickel moves </w:t>
      </w:r>
      <w:del w:id="281" w:author="R2 revision" w:date="2026-09-20T16:03:00Z" w16du:dateUtc="2026-09-20T20:03:00Z">
        <w:r w:rsidR="0065712B">
          <w:delText xml:space="preserve">it by ≈0 °C when </w:delText>
        </w:r>
      </w:del>
      <w:ins w:id="282" w:author="R2 revision" w:date="2026-09-20T16:03:00Z" w16du:dateUtc="2026-09-20T20:03:00Z">
        <w:r>
          <w:t xml:space="preserve">the </w:t>
        </w:r>
      </w:ins>
      <w:r>
        <w:t>carbon</w:t>
      </w:r>
      <w:del w:id="283" w:author="R2 revision" w:date="2026-09-20T16:03:00Z" w16du:dateUtc="2026-09-20T20:03:00Z">
        <w:r w:rsidR="0065712B">
          <w:delText xml:space="preserve"> is present, and</w:delText>
        </w:r>
      </w:del>
      <w:ins w:id="284" w:author="R2 revision" w:date="2026-09-20T16:03:00Z" w16du:dateUtc="2026-09-20T20:03:00Z">
        <w:r>
          <w:t>-free solvus</w:t>
        </w:r>
      </w:ins>
      <w:r>
        <w:t xml:space="preserve"> by ≈40 °C </w:t>
      </w:r>
      <w:del w:id="285" w:author="R2 revision" w:date="2026-09-20T16:03:00Z" w16du:dateUtc="2026-09-20T20:03:00Z">
        <w:r w:rsidR="0065712B">
          <w:delText xml:space="preserve">when it is not </w:delText>
        </w:r>
      </w:del>
      <w:r>
        <w:t>— upward, in the unhelpful direction</w:t>
      </w:r>
      <w:ins w:id="286" w:author="R2 revision" w:date="2026-09-20T16:03:00Z" w16du:dateUtc="2026-09-20T20:03:00Z">
        <w:r>
          <w:t xml:space="preserve"> — and creates no field where carbon has removed one</w:t>
        </w:r>
      </w:ins>
      <w:r>
        <w:t>.</w:t>
      </w:r>
    </w:p>
    <w:p w14:paraId="78F1BDF3" w14:textId="77777777" w:rsidR="00B8460C" w:rsidRDefault="00AF4818">
      <w:pPr>
        <w:pStyle w:val="BodyText"/>
      </w:pPr>
      <w:r>
        <w:t xml:space="preserve">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w:t>
      </w:r>
      <w:del w:id="287" w:author="R2 revision" w:date="2026-09-20T16:03:00Z" w16du:dateUtc="2026-09-20T20:03:00Z">
        <w:r w:rsidR="0065712B">
          <w:delText>several hundred degrees</w:delText>
        </w:r>
      </w:del>
      <w:ins w:id="288" w:author="R2 revision" w:date="2026-09-20T16:03:00Z" w16du:dateUtc="2026-09-20T20:03:00Z">
        <w:r>
          <w:t>well</w:t>
        </w:r>
      </w:ins>
      <w:r>
        <w:t xml:space="preserve"> below the corresponding solidus</w:t>
      </w:r>
      <w:del w:id="289" w:author="R2 revision" w:date="2026-09-20T16:03:00Z" w16du:dateUtc="2026-09-20T20:03:00Z">
        <w:r w:rsidR="0065712B">
          <w:delText>,</w:delText>
        </w:r>
      </w:del>
      <w:ins w:id="290" w:author="R2 revision" w:date="2026-09-20T16:03:00Z" w16du:dateUtc="2026-09-20T20:03:00Z">
        <w:r>
          <w:t xml:space="preserve"> (≈1250 and ≈1270 °C),</w:t>
        </w:r>
      </w:ins>
      <w:r>
        <w:t xml:space="preserve"> and 1200 °C again lies inside a fully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p>
    <w:p w14:paraId="6D110BFC" w14:textId="77777777" w:rsidR="00B8460C" w:rsidRDefault="00AF4818">
      <w:pPr>
        <w:pStyle w:val="BodyText"/>
      </w:pPr>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9b</w:t>
      </w:r>
      <w:r>
        <w:t>, which is the internal check that it is consistent with the primary calculation.</w:t>
      </w:r>
    </w:p>
    <w:p w14:paraId="4205B45D" w14:textId="77777777" w:rsidR="00B8460C" w:rsidRDefault="00AF4818">
      <w:pPr>
        <w:pStyle w:val="BodyText"/>
      </w:pPr>
      <w:r>
        <w:t xml:space="preserve">A third question follows from Sec. 2.1. Because the composition melted lies outside the aluminum and manganese range of the hypothesis it was drawn from, the outcome reported here might be an artifact of that deviation rather than a property of what was proposed. It is not, and the point is worth settling by calculation rather than argument. Compositions inside the proposed window were evaluated on the same basis in the same database, and </w:t>
      </w:r>
      <w:r>
        <w:rPr>
          <w:b/>
          <w:bCs/>
        </w:rPr>
        <w:t xml:space="preserve">no composition anywhere in that window </w:t>
      </w:r>
      <w:del w:id="291" w:author="R2 revision" w:date="2026-09-20T16:03:00Z" w16du:dateUtc="2026-09-20T20:03:00Z">
        <w:r w:rsidR="0065712B">
          <w:rPr>
            <w:b/>
            <w:bCs/>
          </w:rPr>
          <w:delText>has a</w:delText>
        </w:r>
      </w:del>
      <w:ins w:id="292" w:author="R2 revision" w:date="2026-09-20T16:03:00Z" w16du:dateUtc="2026-09-20T20:03:00Z">
        <w:r>
          <w:rPr>
            <w:b/>
            <w:bCs/>
          </w:rPr>
          <w:t>can be solution-treated to disordered</w:t>
        </w:r>
      </w:ins>
      <w:r>
        <w:rPr>
          <w:b/>
          <w:bCs/>
        </w:rPr>
        <w:t xml:space="preserve"> single-phase α</w:t>
      </w:r>
      <w:del w:id="293" w:author="R2 revision" w:date="2026-09-20T16:03:00Z" w16du:dateUtc="2026-09-20T20:03:00Z">
        <w:r w:rsidR="0065712B">
          <w:rPr>
            <w:b/>
            <w:bCs/>
          </w:rPr>
          <w:delText xml:space="preserve"> field at the solution-treatment temperature</w:delText>
        </w:r>
        <w:r w:rsidR="0065712B">
          <w:delText>.</w:delText>
        </w:r>
      </w:del>
      <w:ins w:id="294" w:author="R2 revision" w:date="2026-09-20T16:03:00Z" w16du:dateUtc="2026-09-20T20:03:00Z">
        <w:r>
          <w:t>.</w:t>
        </w:r>
      </w:ins>
      <w:r>
        <w:t xml:space="preserve"> At the window’s midpoint, Fe-25Mn-10Al-4.5Ni-2.5Si-0.2C (wt%), the </w:t>
      </w:r>
      <w:del w:id="295" w:author="R2 revision" w:date="2026-09-20T16:03:00Z" w16du:dateUtc="2026-09-20T20:03:00Z">
        <w:r w:rsidR="0065712B">
          <w:delText>solvus</w:delText>
        </w:r>
      </w:del>
      <w:ins w:id="296" w:author="R2 revision" w:date="2026-09-20T16:03:00Z" w16du:dateUtc="2026-09-20T20:03:00Z">
        <w:r>
          <w:t>alloy</w:t>
        </w:r>
      </w:ins>
      <w:r>
        <w:t xml:space="preserve"> is </w:t>
      </w:r>
      <w:del w:id="297" w:author="R2 revision" w:date="2026-09-20T16:03:00Z" w16du:dateUtc="2026-09-20T20:03:00Z">
        <w:r w:rsidR="0065712B">
          <w:delText>1380</w:delText>
        </w:r>
      </w:del>
      <w:ins w:id="298" w:author="R2 revision" w:date="2026-09-20T16:03:00Z" w16du:dateUtc="2026-09-20T20:03:00Z">
        <w:r>
          <w:t>86.7% α + 13.3% γ at 1200</w:t>
        </w:r>
      </w:ins>
      <w:r>
        <w:t xml:space="preserve"> °C </w:t>
      </w:r>
      <w:del w:id="299" w:author="R2 revision" w:date="2026-09-20T16:03:00Z" w16du:dateUtc="2026-09-20T20:03:00Z">
        <w:r w:rsidR="0065712B">
          <w:delText xml:space="preserve">— </w:delText>
        </w:r>
        <w:r w:rsidR="0065712B">
          <w:rPr>
            <w:i/>
            <w:iCs/>
          </w:rPr>
          <w:delText>higher</w:delText>
        </w:r>
        <w:r w:rsidR="0065712B">
          <w:delText xml:space="preserve"> than the 1330 °C of</w:delText>
        </w:r>
      </w:del>
      <w:ins w:id="300" w:author="R2 revision" w:date="2026-09-20T16:03:00Z" w16du:dateUtc="2026-09-20T20:03:00Z">
        <w:r>
          <w:t>and, like</w:t>
        </w:r>
      </w:ins>
      <w:r>
        <w:t xml:space="preserve"> the alloy actually melted, </w:t>
      </w:r>
      <w:del w:id="301" w:author="R2 revision" w:date="2026-09-20T16:03:00Z" w16du:dateUtc="2026-09-20T20:03:00Z">
        <w:r w:rsidR="0065712B">
          <w:delText>because</w:delText>
        </w:r>
      </w:del>
      <w:ins w:id="302" w:author="R2 revision" w:date="2026-09-20T16:03:00Z" w16du:dateUtc="2026-09-20T20:03:00Z">
        <w:r>
          <w:t>is still two-phase when melting begins at ≈1290 °C —</w:t>
        </w:r>
      </w:ins>
      <w:r>
        <w:t xml:space="preserve"> taking the middle of the range takes the middle of its carbon range along with it. At the corner most favourable to ferrite, Mn 20, Al 12, Ni 6, C 0.1 wt%, which is the extreme of what the window permits, </w:t>
      </w:r>
      <w:del w:id="303" w:author="R2 revision" w:date="2026-09-20T16:03:00Z" w16du:dateUtc="2026-09-20T20:03:00Z">
        <w:r w:rsidR="0065712B">
          <w:delText>the solvus falls to 1230–</w:delText>
        </w:r>
      </w:del>
      <w:ins w:id="304" w:author="R2 revision" w:date="2026-09-20T16:03:00Z" w16du:dateUtc="2026-09-20T20:03:00Z">
        <w:r>
          <w:t>a single-phase bcc field does open, at ≈</w:t>
        </w:r>
      </w:ins>
      <w:r>
        <w:t>1240 °C</w:t>
      </w:r>
      <w:del w:id="305" w:author="R2 revision" w:date="2026-09-20T16:03:00Z" w16du:dateUtc="2026-09-20T20:03:00Z">
        <w:r w:rsidR="0065712B">
          <w:delText xml:space="preserve"> and 1200 °C still lies below it, at 98.2% α + 1.8% γ</w:delText>
        </w:r>
      </w:del>
      <w:ins w:id="306" w:author="R2 revision" w:date="2026-09-20T16:03:00Z" w16du:dateUtc="2026-09-20T20:03:00Z">
        <w:r>
          <w:t>, 40 °C above the annealing ceiling</w:t>
        </w:r>
      </w:ins>
      <w:r>
        <w:t xml:space="preserve">; and the bcc there is calculated to be ordered </w:t>
      </w:r>
      <w:ins w:id="307" w:author="R2 revision" w:date="2026-09-20T16:03:00Z" w16du:dateUtc="2026-09-20T20:03:00Z">
        <w:r>
          <w:t xml:space="preserve">B2 </w:t>
        </w:r>
      </w:ins>
      <w:r>
        <w:t>rather than disordered</w:t>
      </w:r>
      <w:ins w:id="308" w:author="R2 revision" w:date="2026-09-20T16:03:00Z" w16du:dateUtc="2026-09-20T20:03:00Z">
        <w:r>
          <w:t xml:space="preserve"> α</w:t>
        </w:r>
      </w:ins>
      <w:r>
        <w:t xml:space="preserve">, so even that corner does not deliver the disordered </w:t>
      </w:r>
      <w:del w:id="309" w:author="R2 revision" w:date="2026-09-20T16:03:00Z" w16du:dateUtc="2026-09-20T20:03:00Z">
        <w:r w:rsidR="0065712B">
          <w:delText xml:space="preserve">α </w:delText>
        </w:r>
      </w:del>
      <w:r>
        <w:t xml:space="preserve">parent the route requires. At the opposite corner </w:t>
      </w:r>
      <w:ins w:id="310" w:author="R2 revision" w:date="2026-09-20T16:03:00Z" w16du:dateUtc="2026-09-20T20:03:00Z">
        <w:r>
          <w:t xml:space="preserve">the alloy is 64.0% α + 36.0% γ at 1200 °C and </w:t>
        </w:r>
      </w:ins>
      <w:r>
        <w:t xml:space="preserve">no single-phase field exists below </w:t>
      </w:r>
      <w:del w:id="311" w:author="R2 revision" w:date="2026-09-20T16:03:00Z" w16du:dateUtc="2026-09-20T20:03:00Z">
        <w:r w:rsidR="0065712B">
          <w:delText>1400</w:delText>
        </w:r>
      </w:del>
      <w:ins w:id="312" w:author="R2 revision" w:date="2026-09-20T16:03:00Z" w16du:dateUtc="2026-09-20T20:03:00Z">
        <w:r>
          <w:t>its solidus (≈1320</w:t>
        </w:r>
      </w:ins>
      <w:r>
        <w:t xml:space="preserve"> °C</w:t>
      </w:r>
      <w:ins w:id="313" w:author="R2 revision" w:date="2026-09-20T16:03:00Z" w16du:dateUtc="2026-09-20T20:03:00Z">
        <w:r>
          <w:t>)</w:t>
        </w:r>
      </w:ins>
      <w:r>
        <w:t xml:space="preserve"> at all. Stepping aluminum alone from the 6.4 wt% melted to the window’s 12 wt% ceiling, holding everything else at the measured values, raises the α fraction at 1200 °C from 76.0 to 97.3% but </w:t>
      </w:r>
      <w:del w:id="314" w:author="R2 revision" w:date="2026-09-20T16:03:00Z" w16du:dateUtc="2026-09-20T20:03:00Z">
        <w:r w:rsidR="0065712B">
          <w:delText>lowers</w:delText>
        </w:r>
      </w:del>
      <w:ins w:id="315" w:author="R2 revision" w:date="2026-09-20T16:03:00Z" w16du:dateUtc="2026-09-20T20:03:00Z">
        <w:r>
          <w:t>never removes</w:t>
        </w:r>
      </w:ins>
      <w:r>
        <w:t xml:space="preserve"> the </w:t>
      </w:r>
      <w:del w:id="316" w:author="R2 revision" w:date="2026-09-20T16:03:00Z" w16du:dateUtc="2026-09-20T20:03:00Z">
        <w:r w:rsidR="0065712B">
          <w:delText xml:space="preserve">solvus only from 1330 to </w:delText>
        </w:r>
      </w:del>
      <w:ins w:id="317" w:author="R2 revision" w:date="2026-09-20T16:03:00Z" w16du:dateUtc="2026-09-20T20:03:00Z">
        <w:r>
          <w:t>last γ before melting begins (≈</w:t>
        </w:r>
      </w:ins>
      <w:r>
        <w:t>1270</w:t>
      </w:r>
      <w:ins w:id="318" w:author="R2 revision" w:date="2026-09-20T16:03:00Z" w16du:dateUtc="2026-09-20T20:03:00Z">
        <w:r>
          <w:t>–1300</w:t>
        </w:r>
      </w:ins>
      <w:r>
        <w:t xml:space="preserve"> °C</w:t>
      </w:r>
      <w:del w:id="319" w:author="R2 revision" w:date="2026-09-20T16:03:00Z" w16du:dateUtc="2026-09-20T20:03:00Z">
        <w:r w:rsidR="0065712B">
          <w:delText>, never far enough.</w:delText>
        </w:r>
      </w:del>
      <w:ins w:id="320" w:author="R2 revision" w:date="2026-09-20T16:03:00Z" w16du:dateUtc="2026-09-20T20:03:00Z">
        <w:r>
          <w:t>).</w:t>
        </w:r>
      </w:ins>
      <w:r>
        <w:t xml:space="preserve"> The aluminum deviation is therefore real, and it does move the alloy in the direction observed, but it is not what closed the processing window. Carbon is — and carbon was specified by the hypothesis itself, at 0.1–0.3 wt%, with the melt taking the minimum value permitted. Every other carbon content the window allows would have been worse. As elsewhere in this section, mpea-02b carries no silicon and the silicon was folded into iron; that approximation is weakest at the ferritic corner, where silicon reach</w:t>
      </w:r>
      <w:r>
        <w:t xml:space="preserve">es 6.8 at%. The same four compositions were therefore re-run in mc_fe, which carries all six elements, and reach the same conclusion by a different route: none is single-phase α at 1200 °C there either, three being partly molten at that temperature and the fourth fully austenitic. The two databases </w:t>
      </w:r>
      <w:del w:id="321" w:author="R2 revision" w:date="2026-09-20T16:03:00Z" w16du:dateUtc="2026-09-20T20:03:00Z">
        <w:r w:rsidR="0065712B">
          <w:delText>continue to disagree about</w:delText>
        </w:r>
      </w:del>
      <w:ins w:id="322" w:author="R2 revision" w:date="2026-09-20T16:03:00Z" w16du:dateUtc="2026-09-20T20:03:00Z">
        <w:r>
          <w:t>differ on</w:t>
        </w:r>
      </w:ins>
      <w:r>
        <w:t xml:space="preserve"> the solidus</w:t>
      </w:r>
      <w:del w:id="323" w:author="R2 revision" w:date="2026-09-20T16:03:00Z" w16du:dateUtc="2026-09-20T20:03:00Z">
        <w:r w:rsidR="0065712B">
          <w:delText>, as they already do</w:delText>
        </w:r>
      </w:del>
      <w:ins w:id="324" w:author="R2 revision" w:date="2026-09-20T16:03:00Z" w16du:dateUtc="2026-09-20T20:03:00Z">
        <w:r>
          <w:t xml:space="preserve"> of these silicon-rich compositions by up to 300 °C — mc_fe’s liquid onset tracks silicon, falling from ≈1240 °C at the measured 1.1 wt% to ≈1020 °C at 4 wt% — and that difference is reported rather than reconciled;</w:t>
        </w:r>
      </w:ins>
      <w:r>
        <w:t xml:space="preserve"> for the measured composition</w:t>
      </w:r>
      <w:del w:id="325" w:author="R2 revision" w:date="2026-09-20T16:03:00Z" w16du:dateUtc="2026-09-20T20:03:00Z">
        <w:r w:rsidR="0065712B">
          <w:delText>, and the disagreement is not reconciled here; what</w:delText>
        </w:r>
      </w:del>
      <w:ins w:id="326" w:author="R2 revision" w:date="2026-09-20T16:03:00Z" w16du:dateUtc="2026-09-20T20:03:00Z">
        <w:r>
          <w:t xml:space="preserve"> itself they agree to within ≈60 °C. What</w:t>
        </w:r>
      </w:ins>
      <w:r>
        <w:t xml:space="preserve"> they agree on is that the window contains no composition that can be solution-treated to single-phase α.</w:t>
      </w:r>
    </w:p>
    <w:p w14:paraId="6FE52A53" w14:textId="77777777" w:rsidR="00B8460C" w:rsidRDefault="00AF4818">
      <w:pPr>
        <w:pStyle w:val="BodyText"/>
      </w:pPr>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p>
    <w:p w14:paraId="5AA318A3" w14:textId="77777777" w:rsidR="00E47456" w:rsidRDefault="0065712B">
      <w:pPr>
        <w:pStyle w:val="CaptionedFigure"/>
        <w:rPr>
          <w:del w:id="327" w:author="R2 revision" w:date="2026-09-20T16:03:00Z" w16du:dateUtc="2026-09-20T20:03:00Z"/>
        </w:rPr>
      </w:pPr>
      <w:del w:id="328" w:author="R2 revision" w:date="2026-09-20T16:03:00Z" w16du:dateUtc="2026-09-20T20:03:00Z">
        <w:r>
          <w:rPr>
            <w:noProof/>
          </w:rPr>
          <w:drawing>
            <wp:inline distT="0" distB="0" distL="0" distR="0" wp14:anchorId="1C030C97" wp14:editId="3C06C6CF">
              <wp:extent cx="5943600" cy="2075542"/>
              <wp:effectExtent l="0" t="0" r="0" b="0"/>
              <wp:docPr id="1324007989" name="Picture" descr="Fig. 9. 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it lies outside the single-phase α field in (b) and inside it in (c). The carbon-free control is also reported numerically in Table 3."/>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3"/>
                      <a:stretch>
                        <a:fillRect/>
                      </a:stretch>
                    </pic:blipFill>
                    <pic:spPr bwMode="auto">
                      <a:xfrm>
                        <a:off x="0" y="0"/>
                        <a:ext cx="5943600" cy="2075542"/>
                      </a:xfrm>
                      <a:prstGeom prst="rect">
                        <a:avLst/>
                      </a:prstGeom>
                      <a:noFill/>
                      <a:ln w="9525">
                        <a:noFill/>
                        <a:headEnd/>
                        <a:tailEnd/>
                      </a:ln>
                    </pic:spPr>
                  </pic:pic>
                </a:graphicData>
              </a:graphic>
            </wp:inline>
          </w:drawing>
        </w:r>
      </w:del>
    </w:p>
    <w:p w14:paraId="4595AA7D" w14:textId="77777777" w:rsidR="00B8460C" w:rsidRDefault="00AF4818">
      <w:pPr>
        <w:pStyle w:val="CaptionedFigure"/>
        <w:rPr>
          <w:ins w:id="329" w:author="R2 revision" w:date="2026-09-20T16:03:00Z" w16du:dateUtc="2026-09-20T20:03:00Z"/>
        </w:rPr>
      </w:pPr>
      <w:ins w:id="330" w:author="R2 revision" w:date="2026-09-20T16:03:00Z" w16du:dateUtc="2026-09-20T20:03:00Z">
        <w:r>
          <w:rPr>
            <w:noProof/>
          </w:rPr>
          <w:drawing>
            <wp:inline distT="0" distB="0" distL="0" distR="0">
              <wp:extent cx="5943600" cy="2075542"/>
              <wp:effectExtent l="0" t="0" r="0" b="0"/>
              <wp:docPr id="56" name="Picture" descr="Fig. 9. 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grey curve is the liquid fraction. The dashed line marks the 1200 °C solution-treatment temperature: it lies inside the single-phase α field in (a) and (c), whereas in (b) no such field exists — the alloy is still α + γ at 1290 °C and passes to α + liquid at ≈1295 °C. The carbon-free control is also reported numerically in Tables 3 and 4."/>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4"/>
                      <a:stretch>
                        <a:fillRect/>
                      </a:stretch>
                    </pic:blipFill>
                    <pic:spPr bwMode="auto">
                      <a:xfrm>
                        <a:off x="0" y="0"/>
                        <a:ext cx="5943600" cy="2075542"/>
                      </a:xfrm>
                      <a:prstGeom prst="rect">
                        <a:avLst/>
                      </a:prstGeom>
                      <a:noFill/>
                      <a:ln w="9525">
                        <a:noFill/>
                        <a:headEnd/>
                        <a:tailEnd/>
                      </a:ln>
                    </pic:spPr>
                  </pic:pic>
                </a:graphicData>
              </a:graphic>
            </wp:inline>
          </w:drawing>
        </w:r>
      </w:ins>
    </w:p>
    <w:p w14:paraId="19BA4C76" w14:textId="77777777" w:rsidR="00B8460C" w:rsidRDefault="00AF4818">
      <w:pPr>
        <w:pStyle w:val="ImageCaption"/>
      </w:pPr>
      <w:r>
        <w:rPr>
          <w:b/>
          <w:bCs/>
        </w:rPr>
        <w:t>Fig. 9.</w:t>
      </w:r>
      <w:r>
        <w:t xml:space="preserve"> </w:t>
      </w:r>
      <w:r>
        <w:t>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w:t>
      </w:r>
      <w:r>
        <w:t xml:space="preserve">ements renormalized (Sec. 2.6). The shaded band is the ordered (B2) portion of the total bcc fraction; it lies beneath the total bcc curve because B2 is an ordered partition of that phase rather than a separate one. </w:t>
      </w:r>
      <w:ins w:id="331" w:author="R2 revision" w:date="2026-09-20T16:03:00Z" w16du:dateUtc="2026-09-20T20:03:00Z">
        <w:r>
          <w:t xml:space="preserve">The grey curve is the liquid fraction. </w:t>
        </w:r>
      </w:ins>
      <w:r>
        <w:t xml:space="preserve">The dashed line marks the 1200 °C solution-treatment temperature: it lies </w:t>
      </w:r>
      <w:del w:id="332" w:author="R2 revision" w:date="2026-09-20T16:03:00Z" w16du:dateUtc="2026-09-20T20:03:00Z">
        <w:r w:rsidR="0065712B">
          <w:delText>outside</w:delText>
        </w:r>
      </w:del>
      <w:ins w:id="333" w:author="R2 revision" w:date="2026-09-20T16:03:00Z" w16du:dateUtc="2026-09-20T20:03:00Z">
        <w:r>
          <w:t>inside</w:t>
        </w:r>
      </w:ins>
      <w:r>
        <w:t xml:space="preserve"> the single-phase α field in (</w:t>
      </w:r>
      <w:del w:id="334" w:author="R2 revision" w:date="2026-09-20T16:03:00Z" w16du:dateUtc="2026-09-20T20:03:00Z">
        <w:r w:rsidR="0065712B">
          <w:delText>b</w:delText>
        </w:r>
      </w:del>
      <w:ins w:id="335" w:author="R2 revision" w:date="2026-09-20T16:03:00Z" w16du:dateUtc="2026-09-20T20:03:00Z">
        <w:r>
          <w:t>a</w:t>
        </w:r>
      </w:ins>
      <w:r>
        <w:t xml:space="preserve">) and </w:t>
      </w:r>
      <w:del w:id="336" w:author="R2 revision" w:date="2026-09-20T16:03:00Z" w16du:dateUtc="2026-09-20T20:03:00Z">
        <w:r w:rsidR="0065712B">
          <w:delText xml:space="preserve">inside it in </w:delText>
        </w:r>
      </w:del>
      <w:r>
        <w:t>(c</w:t>
      </w:r>
      <w:del w:id="337" w:author="R2 revision" w:date="2026-09-20T16:03:00Z" w16du:dateUtc="2026-09-20T20:03:00Z">
        <w:r w:rsidR="0065712B">
          <w:delText>).</w:delText>
        </w:r>
      </w:del>
      <w:ins w:id="338" w:author="R2 revision" w:date="2026-09-20T16:03:00Z" w16du:dateUtc="2026-09-20T20:03:00Z">
        <w:r>
          <w:t>), whereas in (b) no such field exists — the alloy is still α + γ at 1290 °C and passes to α + liquid at ≈1295 °C.</w:t>
        </w:r>
      </w:ins>
      <w:r>
        <w:t xml:space="preserve"> The carbon-free control is also reported numerically in </w:t>
      </w:r>
      <w:del w:id="339" w:author="R2 revision" w:date="2026-09-20T16:03:00Z" w16du:dateUtc="2026-09-20T20:03:00Z">
        <w:r w:rsidR="0065712B">
          <w:delText>Table</w:delText>
        </w:r>
      </w:del>
      <w:ins w:id="340" w:author="R2 revision" w:date="2026-09-20T16:03:00Z" w16du:dateUtc="2026-09-20T20:03:00Z">
        <w:r>
          <w:t>Tables</w:t>
        </w:r>
      </w:ins>
      <w:r>
        <w:t xml:space="preserve"> 3</w:t>
      </w:r>
      <w:ins w:id="341" w:author="R2 revision" w:date="2026-09-20T16:03:00Z" w16du:dateUtc="2026-09-20T20:03:00Z">
        <w:r>
          <w:t xml:space="preserve"> and 4</w:t>
        </w:r>
      </w:ins>
      <w:r>
        <w:t>.</w:t>
      </w:r>
    </w:p>
    <w:p w14:paraId="1B14168C" w14:textId="77777777" w:rsidR="00B8460C" w:rsidRDefault="00AF4818">
      <w:pPr>
        <w:pStyle w:val="Heading2"/>
      </w:pPr>
      <w:bookmarkStart w:id="342" w:name="X4ada6c9d0384107904218473ce93cb9a6ae877c"/>
      <w:bookmarkEnd w:id="189"/>
      <w:r>
        <w:t>3.5 Response to the abnormal-grain-growth treatment</w:t>
      </w:r>
    </w:p>
    <w:p w14:paraId="6CB1BDDE" w14:textId="77777777" w:rsidR="00B8460C" w:rsidRDefault="00AF4818">
      <w:pPr>
        <w:pStyle w:val="FirstParagraph"/>
      </w:pPr>
      <w:r>
        <w:t xml:space="preserve">The bamboo grain structure on which the benchmark’s strain recovery depends is produced by </w:t>
      </w:r>
      <w:del w:id="343" w:author="R2 revision" w:date="2026-09-20T16:03:00Z" w16du:dateUtc="2026-09-20T20:03:00Z">
        <w:r w:rsidR="0065712B">
          <w:delText>the cyclic treatment described in Sec. 2.2, and both alloys were put through it.</w:delText>
        </w:r>
      </w:del>
      <w:ins w:id="344" w:author="R2 revision" w:date="2026-09-20T16:03:00Z" w16du:dateUtc="2026-09-20T20:03:00Z">
        <w:r>
          <w:t>cyclic treatments of the kind described in Sec. 2.2, and both alloys were given such treatments on the schedules stated there: the LLM-alloy as ≈1–1.3 mm rod on the two- and three-cycle 1200 ↔ 900 °C schedules, and as 0.36 mm wire — together with the 0.64 mm benchmark wire — on the quartz-tube 1200 °C cycle. The cyclic treatments and the tests on the treated material were completed before the equilibrium calculations of Sec. 3.4 were made, so the treatment was chosen without knowledge that no single-phase α</w:t>
        </w:r>
        <w:r>
          <w:t xml:space="preserve"> state was reachable in this alloy; that is a result of this study, not a premise of its design. It was applied because the comparison required the LLM-alloy to see the benchmark’s full route, of which this treatment is the grain-structure step. Bamboo was not a requirement of the hypothesis (Sec. 1), which held that it would be unnecessary; with an α parent assumed, the treatment was expected to behave in this alloy as in the benchmark, so it was applied to see whether the alloy would develop bamboo under </w:t>
        </w:r>
        <w:r>
          <w:t>the benchmark’s route, and what it did instead.</w:t>
        </w:r>
      </w:ins>
      <w:r>
        <w:t xml:space="preserve"> The outcome is the second, and independent, place at which the two alloys separate — and, as this section will show, the place where the benchmark’s route turns out to be one the LLM-alloy could not use even if it were available.</w:t>
      </w:r>
    </w:p>
    <w:p w14:paraId="79CDD2A6" w14:textId="77777777" w:rsidR="00B8460C" w:rsidRDefault="00AF4818">
      <w:pPr>
        <w:pStyle w:val="BodyText"/>
      </w:pPr>
      <w:r>
        <w:t xml:space="preserve">The benchmark responds as the literature reports [12,18]. After </w:t>
      </w:r>
      <w:del w:id="345" w:author="R2 revision" w:date="2026-09-20T16:03:00Z" w16du:dateUtc="2026-09-20T20:03:00Z">
        <w:r w:rsidR="0065712B">
          <w:delText>three cycles</w:delText>
        </w:r>
      </w:del>
      <w:ins w:id="346" w:author="R2 revision" w:date="2026-09-20T16:03:00Z" w16du:dateUtc="2026-09-20T20:03:00Z">
        <w:r>
          <w:t>cyclic treatment (Sec. 2.2)</w:t>
        </w:r>
      </w:ins>
      <w:r>
        <w:t xml:space="preserve"> its 0.64 mm wire is bamboo throughout: individual grains occupy the full width of the section, and their boundaries run across the wire rather than along it, so that a tensile axis intersects few boundaries and each grain can accommodate a transformation shape strain with little constraint from its neighbours.</w:t>
      </w:r>
    </w:p>
    <w:p w14:paraId="681724CF" w14:textId="77777777" w:rsidR="00B8460C" w:rsidRDefault="00AF4818">
      <w:pPr>
        <w:pStyle w:val="BodyText"/>
      </w:pPr>
      <w:r>
        <w:t xml:space="preserve">The LLM-alloy does not respond in the same way. After </w:t>
      </w:r>
      <w:del w:id="347" w:author="R2 revision" w:date="2026-09-20T16:03:00Z" w16du:dateUtc="2026-09-20T20:03:00Z">
        <w:r w:rsidR="0065712B">
          <w:delText>the identical</w:delText>
        </w:r>
      </w:del>
      <w:ins w:id="348" w:author="R2 revision" w:date="2026-09-20T16:03:00Z" w16du:dateUtc="2026-09-20T20:03:00Z">
        <w:r>
          <w:t>cyclic</w:t>
        </w:r>
      </w:ins>
      <w:r>
        <w:t xml:space="preserve"> treatment </w:t>
      </w:r>
      <w:ins w:id="349" w:author="R2 revision" w:date="2026-09-20T16:03:00Z" w16du:dateUtc="2026-09-20T20:03:00Z">
        <w:r>
          <w:t xml:space="preserve">(Sec. 2.2) </w:t>
        </w:r>
      </w:ins>
      <w:r>
        <w:t>its 0.36 mm wire (</w:t>
      </w:r>
      <w:r>
        <w:rPr>
          <w:b/>
          <w:bCs/>
        </w:rPr>
        <w:t>Fig. 1d</w:t>
      </w:r>
      <w:r>
        <w:t xml:space="preserve">) retains a fine, strongly banded duplex structure across the entire width of the section, and no grain approaches the section width. Bamboo formation did not fall short here — it did not begin. This is a claim about grain </w:t>
      </w:r>
      <w:r>
        <w:rPr>
          <w:i/>
          <w:iCs/>
        </w:rPr>
        <w:t>shape and span</w:t>
      </w:r>
      <w:r>
        <w:t>, not about grain size: the diffraction evidence of Sec. 3.3 shows that the treatment does coarsen this alloy. Coarsening and bamboo formation are being distinguished deliberately throughout this section, because in the benchmark they arrive together and in the LLM-alloy only the first of them does.</w:t>
      </w:r>
    </w:p>
    <w:p w14:paraId="5AEC18CD" w14:textId="77777777" w:rsidR="00B8460C" w:rsidRDefault="00AF4818">
      <w:pPr>
        <w:pStyle w:val="BodyText"/>
      </w:pPr>
      <w:r>
        <w:t xml:space="preserve">At larger section size the coarsening is directly visible. Optical metallography of the same alloy given the </w:t>
      </w:r>
      <w:del w:id="350" w:author="R2 revision" w:date="2026-09-20T16:03:00Z" w16du:dateUtc="2026-09-20T20:03:00Z">
        <w:r w:rsidR="0065712B">
          <w:delText xml:space="preserve">same </w:delText>
        </w:r>
      </w:del>
      <w:r>
        <w:t xml:space="preserve">three-cycle </w:t>
      </w:r>
      <w:del w:id="351" w:author="R2 revision" w:date="2026-09-20T16:03:00Z" w16du:dateUtc="2026-09-20T20:03:00Z">
        <w:r w:rsidR="0065712B">
          <w:delText>treatment</w:delText>
        </w:r>
      </w:del>
      <w:ins w:id="352" w:author="R2 revision" w:date="2026-09-20T16:03:00Z" w16du:dateUtc="2026-09-20T20:03:00Z">
        <w:r>
          <w:t>1200 ↔ 900 °C schedule of Sec. 2.2</w:t>
        </w:r>
      </w:ins>
      <w:r>
        <w:t xml:space="preserve"> as rod stock of ≈1 mm shows that coarsening plainly occurred there: several grains span a large fraction of the section. What it also records is where coarsening stopped. The coarse grains are separated by a continuous band of fine equiaxed grains running along the rod axis, which the advancing boundaries did not consume. Grain growth in this alloy is therefore not absent but arrested, and it is arrested at a band of the second phase.</w:t>
      </w:r>
    </w:p>
    <w:p w14:paraId="2E805720" w14:textId="77777777" w:rsidR="00B8460C" w:rsidRDefault="00AF4818">
      <w:pPr>
        <w:pStyle w:val="BodyText"/>
      </w:pPr>
      <w:r>
        <w:t xml:space="preserve">That is what the equilibrium calculation of Sec. 3.4 predicts, and the two results are worth stating together because neither was fitted to the other. The benchmark is single-phase α at 1200 °C and so has nothing to pin a migrating boundary; the LLM-alloy is </w:t>
      </w:r>
      <w:ins w:id="353" w:author="R2 revision" w:date="2026-09-20T16:03:00Z" w16du:dateUtc="2026-09-20T20:03:00Z">
        <w:r>
          <w:t xml:space="preserve">calculated to be </w:t>
        </w:r>
      </w:ins>
      <w:r>
        <w:t>a two-phase α + γ mixture at that temperature</w:t>
      </w:r>
      <w:del w:id="354" w:author="R2 revision" w:date="2026-09-20T16:03:00Z" w16du:dateUtc="2026-09-20T20:03:00Z">
        <w:r w:rsidR="0065712B">
          <w:delText>,</w:delText>
        </w:r>
      </w:del>
      <w:ins w:id="355" w:author="R2 revision" w:date="2026-09-20T16:03:00Z" w16du:dateUtc="2026-09-20T20:03:00Z">
        <w:r>
          <w:t xml:space="preserve"> in all three databases (</w:t>
        </w:r>
        <w:r>
          <w:rPr>
            <w:b/>
            <w:bCs/>
          </w:rPr>
          <w:t>Table 3</w:t>
        </w:r>
        <w:r>
          <w:t>),</w:t>
        </w:r>
      </w:ins>
      <w:r>
        <w:t xml:space="preserve"> and </w:t>
      </w:r>
      <w:del w:id="356" w:author="R2 revision" w:date="2026-09-20T16:03:00Z" w16du:dateUtc="2026-09-20T20:03:00Z">
        <w:r w:rsidR="0065712B">
          <w:delText>— as Sec. 3.3 notes from the unchanged phase</w:delText>
        </w:r>
      </w:del>
      <w:ins w:id="357" w:author="R2 revision" w:date="2026-09-20T16:03:00Z" w16du:dateUtc="2026-09-20T20:03:00Z">
        <w:r>
          <w:t>the duplex</w:t>
        </w:r>
      </w:ins>
      <w:r>
        <w:t xml:space="preserve"> constitution </w:t>
      </w:r>
      <w:del w:id="358" w:author="R2 revision" w:date="2026-09-20T16:03:00Z" w16du:dateUtc="2026-09-20T20:03:00Z">
        <w:r w:rsidR="0065712B">
          <w:delText>of the diffraction pattern</w:delText>
        </w:r>
      </w:del>
      <w:ins w:id="359" w:author="R2 revision" w:date="2026-09-20T16:03:00Z" w16du:dateUtc="2026-09-20T20:03:00Z">
        <w:r>
          <w:t>is observed</w:t>
        </w:r>
      </w:ins>
      <w:r>
        <w:t xml:space="preserve"> after </w:t>
      </w:r>
      <w:ins w:id="360" w:author="R2 revision" w:date="2026-09-20T16:03:00Z" w16du:dateUtc="2026-09-20T20:03:00Z">
        <w:r>
          <w:t>quenching from the 40-minute anneal (</w:t>
        </w:r>
        <w:r>
          <w:rPr>
            <w:b/>
            <w:bCs/>
          </w:rPr>
          <w:t>Fig. 1c</w:t>
        </w:r>
        <w:r>
          <w:t xml:space="preserve">) and from </w:t>
        </w:r>
      </w:ins>
      <w:r>
        <w:t xml:space="preserve">the </w:t>
      </w:r>
      <w:del w:id="361" w:author="R2 revision" w:date="2026-09-20T16:03:00Z" w16du:dateUtc="2026-09-20T20:03:00Z">
        <w:r w:rsidR="0065712B">
          <w:delText>AGG</w:delText>
        </w:r>
      </w:del>
      <w:ins w:id="362" w:author="R2 revision" w:date="2026-09-20T16:03:00Z" w16du:dateUtc="2026-09-20T20:03:00Z">
        <w:r>
          <w:t>cyclic</w:t>
        </w:r>
      </w:ins>
      <w:r>
        <w:t xml:space="preserve"> treatment </w:t>
      </w:r>
      <w:del w:id="363" w:author="R2 revision" w:date="2026-09-20T16:03:00Z" w16du:dateUtc="2026-09-20T20:03:00Z">
        <w:r w:rsidR="0065712B">
          <w:delText>— that mixture is the equilibrium state rather than an incompletely transformed one.</w:delText>
        </w:r>
      </w:del>
      <w:ins w:id="364" w:author="R2 revision" w:date="2026-09-20T16:03:00Z" w16du:dateUtc="2026-09-20T20:03:00Z">
        <w:r>
          <w:t>(</w:t>
        </w:r>
        <w:r>
          <w:rPr>
            <w:b/>
            <w:bCs/>
          </w:rPr>
          <w:t>Fig. 8</w:t>
        </w:r>
        <w:r>
          <w:t>, Sec. 3.3).</w:t>
        </w:r>
      </w:ins>
      <w:r>
        <w:t xml:space="preserve"> A boundary migrating through it must drag or bypass a second phase that </w:t>
      </w:r>
      <w:del w:id="365" w:author="R2 revision" w:date="2026-09-20T16:03:00Z" w16du:dateUtc="2026-09-20T20:03:00Z">
        <w:r w:rsidR="0065712B">
          <w:delText xml:space="preserve">no </w:delText>
        </w:r>
      </w:del>
      <w:r>
        <w:t xml:space="preserve">additional time at temperature will </w:t>
      </w:r>
      <w:ins w:id="366" w:author="R2 revision" w:date="2026-09-20T16:03:00Z" w16du:dateUtc="2026-09-20T20:03:00Z">
        <w:r>
          <w:t xml:space="preserve">not </w:t>
        </w:r>
      </w:ins>
      <w:r>
        <w:t>remove</w:t>
      </w:r>
      <w:del w:id="367" w:author="R2 revision" w:date="2026-09-20T16:03:00Z" w16du:dateUtc="2026-09-20T20:03:00Z">
        <w:r w:rsidR="0065712B">
          <w:delText>.</w:delText>
        </w:r>
      </w:del>
      <w:ins w:id="368" w:author="R2 revision" w:date="2026-09-20T16:03:00Z" w16du:dateUtc="2026-09-20T20:03:00Z">
        <w:r>
          <w:t>, since the calculation places γ at 29–38% of the alloy in equilibrium at 1200 °C whatever its measured fraction after the quench (Sec. 4.1).</w:t>
        </w:r>
      </w:ins>
      <w:r>
        <w:t xml:space="preserve"> The cyclic treatment works in the benchmark because repeated crossing of the γ ↔ α boundary leaves a small number of surviving α grains to grow without competition; in </w:t>
      </w:r>
      <w:del w:id="369" w:author="R2 revision" w:date="2026-09-20T16:03:00Z" w16du:dateUtc="2026-09-20T20:03:00Z">
        <w:r w:rsidR="0065712B">
          <w:delText>an alloy that is duplex on both sides of the cycle</w:delText>
        </w:r>
      </w:del>
      <w:ins w:id="370" w:author="R2 revision" w:date="2026-09-20T16:03:00Z" w16du:dateUtc="2026-09-20T20:03:00Z">
        <w:r>
          <w:t>the LLM-alloy, calculated to be α + γ at 1200 °C and to enter single-phase α at no temperature below its melting point (Sec. 3.4), no leg of either cycle places the alloy in a single-phase α field — the 1200 ↔ 900 °C schedule runs between α + γ and the fully-γ field calculated for ≈850–1050 °C — so</w:t>
        </w:r>
      </w:ins>
      <w:r>
        <w:t xml:space="preserve"> there is no such condition to exploit.</w:t>
      </w:r>
    </w:p>
    <w:p w14:paraId="0C9B3AA0" w14:textId="77777777" w:rsidR="00B8460C" w:rsidRDefault="00AF4818">
      <w:pPr>
        <w:pStyle w:val="BodyText"/>
      </w:pPr>
      <w:r>
        <w:t xml:space="preserve">Two further mechanisms plausibly reinforce that pinning, and both are consequences of the same duplex constitution. Repeated cycling </w:t>
      </w:r>
      <w:del w:id="371" w:author="R2 revision" w:date="2026-09-20T16:03:00Z" w16du:dateUtc="2026-09-20T20:03:00Z">
        <w:r w:rsidR="0065712B">
          <w:delText>through</w:delText>
        </w:r>
      </w:del>
      <w:ins w:id="372" w:author="R2 revision" w:date="2026-09-20T16:03:00Z" w16du:dateUtc="2026-09-20T20:03:00Z">
        <w:r>
          <w:t>into and out of</w:t>
        </w:r>
      </w:ins>
      <w:r>
        <w:t xml:space="preserve"> the α + γ</w:t>
      </w:r>
      <w:del w:id="373" w:author="R2 revision" w:date="2026-09-20T16:03:00Z" w16du:dateUtc="2026-09-20T20:03:00Z">
        <w:r w:rsidR="0065712B">
          <w:delText xml:space="preserve"> two-phase</w:delText>
        </w:r>
      </w:del>
      <w:r>
        <w:t xml:space="preserve"> field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pinning itself. Their combined effect is directly visible in</w:t>
      </w:r>
      <w:r>
        <w:t xml:space="preserve"> </w:t>
      </w:r>
      <w:r>
        <w:rPr>
          <w:b/>
          <w:bCs/>
        </w:rPr>
        <w:t>Fig. 1d</w:t>
      </w:r>
      <w:r>
        <w:t xml:space="preserve">: grain growth during the final 1200 °C hold of the cyclic treatment is markedly suppressed relative to the straight 40-minute anneal of </w:t>
      </w:r>
      <w:r>
        <w:rPr>
          <w:b/>
          <w:bCs/>
        </w:rPr>
        <w:t>Fig. 1c</w:t>
      </w:r>
      <w:r>
        <w:t>, despite the longer accumulated time at temperature.</w:t>
      </w:r>
    </w:p>
    <w:p w14:paraId="3A24B0FE" w14:textId="77777777" w:rsidR="00B8460C" w:rsidRDefault="00AF4818">
      <w:pPr>
        <w:pStyle w:val="BodyText"/>
      </w:pPr>
      <w:r>
        <w:t xml:space="preserve">Coarsening this alloy costs it its ductility, and it does so long before bamboo dimensions are approached. Holding </w:t>
      </w:r>
      <w:del w:id="374" w:author="R2 revision" w:date="2026-09-20T16:03:00Z" w16du:dateUtc="2026-09-20T20:03:00Z">
        <w:r w:rsidR="0065712B">
          <w:delText>≈1</w:delText>
        </w:r>
      </w:del>
      <w:ins w:id="375" w:author="R2 revision" w:date="2026-09-20T16:03:00Z" w16du:dateUtc="2026-09-20T20:03:00Z">
        <w:r>
          <w:t>the 0.36</w:t>
        </w:r>
      </w:ins>
      <w:r>
        <w:t xml:space="preserve"> mm </w:t>
      </w:r>
      <w:del w:id="376" w:author="R2 revision" w:date="2026-09-20T16:03:00Z" w16du:dateUtc="2026-09-20T20:03:00Z">
        <w:r w:rsidR="0065712B">
          <w:delText>rod</w:delText>
        </w:r>
      </w:del>
      <w:ins w:id="377" w:author="R2 revision" w:date="2026-09-20T16:03:00Z" w16du:dateUtc="2026-09-20T20:03:00Z">
        <w:r>
          <w:t>wire</w:t>
        </w:r>
      </w:ins>
      <w:r>
        <w:t xml:space="preserve"> at 1200 °C for 40 minutes instead of 1 minute — the treatment whose microstructure is </w:t>
      </w:r>
      <w:r>
        <w:rPr>
          <w:b/>
          <w:bCs/>
        </w:rPr>
        <w:t>Fig. 1c</w:t>
      </w:r>
      <w:r>
        <w:t xml:space="preserve">, where grains exceed 100 µm — drops the elongation from </w:t>
      </w:r>
      <w:del w:id="378" w:author="R2 revision" w:date="2026-09-20T16:03:00Z" w16du:dateUtc="2026-09-20T20:03:00Z">
        <w:r w:rsidR="0065712B">
          <w:delText>11.0</w:delText>
        </w:r>
      </w:del>
      <w:ins w:id="379" w:author="R2 revision" w:date="2026-09-20T16:03:00Z" w16du:dateUtc="2026-09-20T20:03:00Z">
        <w:r>
          <w:t>25.5</w:t>
        </w:r>
      </w:ins>
      <w:r>
        <w:t xml:space="preserve">% to </w:t>
      </w:r>
      <w:del w:id="380" w:author="R2 revision" w:date="2026-09-20T16:03:00Z" w16du:dateUtc="2026-09-20T20:03:00Z">
        <w:r w:rsidR="0065712B">
          <w:delText xml:space="preserve">1.4%, at the same diameter and </w:delText>
        </w:r>
      </w:del>
      <w:ins w:id="381" w:author="R2 revision" w:date="2026-09-20T16:03:00Z" w16du:dateUtc="2026-09-20T20:03:00Z">
        <w:r>
          <w:t xml:space="preserve">0.8%, </w:t>
        </w:r>
      </w:ins>
      <w:r>
        <w:t>with the same 200 °C/3 h age applied to both</w:t>
      </w:r>
      <w:del w:id="382" w:author="R2 revision" w:date="2026-09-20T16:03:00Z" w16du:dateUtc="2026-09-20T20:03:00Z">
        <w:r w:rsidR="0065712B">
          <w:delText>.</w:delText>
        </w:r>
      </w:del>
      <w:ins w:id="383" w:author="R2 revision" w:date="2026-09-20T16:03:00Z" w16du:dateUtc="2026-09-20T20:03:00Z">
        <w:r>
          <w:t xml:space="preserve"> and on the same 127 mm gauge (one specimen each; </w:t>
        </w:r>
        <w:r>
          <w:rPr>
            <w:b/>
            <w:bCs/>
          </w:rPr>
          <w:t>Fig. 10a</w:t>
        </w:r>
        <w:r>
          <w:t xml:space="preserve"> against </w:t>
        </w:r>
        <w:r>
          <w:rPr>
            <w:b/>
            <w:bCs/>
          </w:rPr>
          <w:t>Fig. 2h</w:t>
        </w:r>
        <w:r>
          <w:t>); after 80 minutes at 1200 °C it is 0.5% (</w:t>
        </w:r>
        <w:r>
          <w:rPr>
            <w:b/>
            <w:bCs/>
          </w:rPr>
          <w:t>Fig. 10b</w:t>
        </w:r>
        <w:r>
          <w:t>).</w:t>
        </w:r>
      </w:ins>
      <w:r>
        <w:t xml:space="preserve"> The specimen </w:t>
      </w:r>
      <w:del w:id="384" w:author="R2 revision" w:date="2026-09-20T16:03:00Z" w16du:dateUtc="2026-09-20T20:03:00Z">
        <w:r w:rsidR="0065712B">
          <w:delText>barely deforms</w:delText>
        </w:r>
      </w:del>
      <w:ins w:id="385" w:author="R2 revision" w:date="2026-09-20T16:03:00Z" w16du:dateUtc="2026-09-20T20:03:00Z">
        <w:r>
          <w:t>fractures within its first loading segment,</w:t>
        </w:r>
      </w:ins>
      <w:r>
        <w:t xml:space="preserve"> before </w:t>
      </w:r>
      <w:del w:id="386" w:author="R2 revision" w:date="2026-09-20T16:03:00Z" w16du:dateUtc="2026-09-20T20:03:00Z">
        <w:r w:rsidR="0065712B">
          <w:delText>it breaks</w:delText>
        </w:r>
      </w:del>
      <w:ins w:id="387" w:author="R2 revision" w:date="2026-09-20T16:03:00Z" w16du:dateUtc="2026-09-20T20:03:00Z">
        <w:r>
          <w:t>the first unloading point of the protocol is reached</w:t>
        </w:r>
      </w:ins>
      <w:r>
        <w:t>. Bamboo would require coarsening far beyond this, to grains spanning the full section, and there is no reason to expect the trend to reverse on the way.</w:t>
      </w:r>
    </w:p>
    <w:p w14:paraId="2CA6C1D6" w14:textId="77777777" w:rsidR="00B8460C" w:rsidRDefault="00AF4818">
      <w:pPr>
        <w:pStyle w:val="BodyText"/>
      </w:pPr>
      <w:r>
        <w:t xml:space="preserve">The </w:t>
      </w:r>
      <w:del w:id="388" w:author="R2 revision" w:date="2026-09-20T16:03:00Z" w16du:dateUtc="2026-09-20T20:03:00Z">
        <w:r w:rsidR="0065712B">
          <w:delText>AGG condition</w:delText>
        </w:r>
      </w:del>
      <w:ins w:id="389" w:author="R2 revision" w:date="2026-09-20T16:03:00Z" w16du:dateUtc="2026-09-20T20:03:00Z">
        <w:r>
          <w:t>cyclically treated rod</w:t>
        </w:r>
      </w:ins>
      <w:r>
        <w:t xml:space="preserve"> is mechanically poorer in </w:t>
      </w:r>
      <w:del w:id="390" w:author="R2 revision" w:date="2026-09-20T16:03:00Z" w16du:dateUtc="2026-09-20T20:03:00Z">
        <w:r w:rsidR="0065712B">
          <w:delText xml:space="preserve">exactly </w:delText>
        </w:r>
      </w:del>
      <w:r>
        <w:t xml:space="preserve">the same manner, which matters because </w:t>
      </w:r>
      <w:del w:id="391" w:author="R2 revision" w:date="2026-09-20T16:03:00Z" w16du:dateUtc="2026-09-20T20:03:00Z">
        <w:r w:rsidR="0065712B">
          <w:delText xml:space="preserve">it </w:delText>
        </w:r>
      </w:del>
      <w:ins w:id="392" w:author="R2 revision" w:date="2026-09-20T16:03:00Z" w16du:dateUtc="2026-09-20T20:03:00Z">
        <w:r>
          <w:t xml:space="preserve">the coarsened state </w:t>
        </w:r>
      </w:ins>
      <w:r>
        <w:t xml:space="preserve">is the </w:t>
      </w:r>
      <w:del w:id="393" w:author="R2 revision" w:date="2026-09-20T16:03:00Z" w16du:dateUtc="2026-09-20T20:03:00Z">
        <w:r w:rsidR="0065712B">
          <w:delText>condition</w:delText>
        </w:r>
      </w:del>
      <w:ins w:id="394" w:author="R2 revision" w:date="2026-09-20T16:03:00Z" w16du:dateUtc="2026-09-20T20:03:00Z">
        <w:r>
          <w:t>one</w:t>
        </w:r>
      </w:ins>
      <w:r>
        <w:t xml:space="preserve"> in which the benchmark is useful. </w:t>
      </w:r>
      <w:ins w:id="395" w:author="R2 revision" w:date="2026-09-20T16:03:00Z" w16du:dateUtc="2026-09-20T20:03:00Z">
        <w:r>
          <w:rPr>
            <w:b/>
            <w:bCs/>
          </w:rPr>
          <w:t>Fig. 10</w:t>
        </w:r>
        <w:r>
          <w:t xml:space="preserve"> </w:t>
        </w:r>
        <w:r>
          <w:t xml:space="preserve">collects every tensile record of the LLM-alloy in the prolonged-anneal and cyclically treated conditions, plotted from the raw load–extension exports with the gauge of each test stated, since the gauges differ (Sec. 2.4). </w:t>
        </w:r>
      </w:ins>
      <w:r>
        <w:t xml:space="preserve">The </w:t>
      </w:r>
      <w:del w:id="396" w:author="R2 revision" w:date="2026-09-20T16:03:00Z" w16du:dateUtc="2026-09-20T20:03:00Z">
        <w:r w:rsidR="0065712B">
          <w:delText>only replicated AGG condition is the 2</w:delText>
        </w:r>
      </w:del>
      <w:ins w:id="397" w:author="R2 revision" w:date="2026-09-20T16:03:00Z" w16du:dateUtc="2026-09-20T20:03:00Z">
        <w:r>
          <w:t>two two</w:t>
        </w:r>
      </w:ins>
      <w:r>
        <w:t xml:space="preserve">-cycle </w:t>
      </w:r>
      <w:del w:id="398" w:author="R2 revision" w:date="2026-09-20T16:03:00Z" w16du:dateUtc="2026-09-20T20:03:00Z">
        <w:r w:rsidR="0065712B">
          <w:delText xml:space="preserve">AGG </w:delText>
        </w:r>
      </w:del>
      <w:r>
        <w:t>rod</w:t>
      </w:r>
      <w:del w:id="399" w:author="R2 revision" w:date="2026-09-20T16:03:00Z" w16du:dateUtc="2026-09-20T20:03:00Z">
        <w:r w:rsidR="0065712B">
          <w:delText>, whose two</w:delText>
        </w:r>
      </w:del>
      <w:r>
        <w:t xml:space="preserve"> specimens </w:t>
      </w:r>
      <w:ins w:id="400" w:author="R2 revision" w:date="2026-09-20T16:03:00Z" w16du:dateUtc="2026-09-20T20:03:00Z">
        <w:r>
          <w:t xml:space="preserve">(≈1.3 mm, 127 mm gauge) </w:t>
        </w:r>
      </w:ins>
      <w:r>
        <w:t>failed at 568 and 608 MPa after 1.0% elongation</w:t>
      </w:r>
      <w:ins w:id="401" w:author="R2 revision" w:date="2026-09-20T16:03:00Z" w16du:dateUtc="2026-09-20T20:03:00Z">
        <w:r>
          <w:t>, each surviving a single unloading–reloading cycle (</w:t>
        </w:r>
        <w:r>
          <w:rPr>
            <w:b/>
            <w:bCs/>
          </w:rPr>
          <w:t>Fig. 10c</w:t>
        </w:r>
        <w:r>
          <w:t>)</w:t>
        </w:r>
      </w:ins>
      <w:r>
        <w:t xml:space="preserve"> — the 40-minute result again, reached by a different route.</w:t>
      </w:r>
      <w:ins w:id="402" w:author="R2 revision" w:date="2026-09-20T16:03:00Z" w16du:dateUtc="2026-09-20T20:03:00Z">
        <w:r>
          <w:t xml:space="preserve"> Of the two three-cycle-plus-age rod specimens, both recorded at 1.06 mm, the one tested on the 127 mm gauge failed at 478 MPa and 0.5% (</w:t>
        </w:r>
        <w:r>
          <w:rPr>
            <w:b/>
            <w:bCs/>
          </w:rPr>
          <w:t>Fig. 10d</w:t>
        </w:r>
        <w:r>
          <w:t>), while the one tested on a 6.0 mm gauge reached 1006 MPa and cycled to 11.9% (</w:t>
        </w:r>
        <w:r>
          <w:rPr>
            <w:b/>
            <w:bCs/>
          </w:rPr>
          <w:t>Fig. 10e</w:t>
        </w:r>
        <w:r>
          <w:t>); on a 6.0 mm gauge that elongation corresponds to about 0.7 mm of crosshead travel, much of it load-train and grip compliance, so the figure is not a demonstration of ductility and is not compared with the 127 mm elongations.</w:t>
        </w:r>
      </w:ins>
      <w:r>
        <w:t xml:space="preserve"> Boundary cracking is visible on the specimen surface, under stereomicroscope examination, after the three-cycle treatment followed by the 200 °C/3 h age. </w:t>
      </w:r>
      <w:del w:id="403" w:author="R2 revision" w:date="2026-09-20T16:03:00Z" w16du:dateUtc="2026-09-20T20:03:00Z">
        <w:r w:rsidR="0065712B">
          <w:delText>A single three-cycle-plus-age specimen reached 1006 MPa at 11.9% elongation, so the damage is not uniform, and no</w:delText>
        </w:r>
      </w:del>
      <w:ins w:id="404" w:author="R2 revision" w:date="2026-09-20T16:03:00Z" w16du:dateUtc="2026-09-20T20:03:00Z">
        <w:r>
          <w:t>No</w:t>
        </w:r>
      </w:ins>
      <w:r>
        <w:t xml:space="preserve"> general claim about </w:t>
      </w:r>
      <w:del w:id="405" w:author="R2 revision" w:date="2026-09-20T16:03:00Z" w16du:dateUtc="2026-09-20T20:03:00Z">
        <w:r w:rsidR="0065712B">
          <w:delText>AGG-</w:delText>
        </w:r>
      </w:del>
      <w:ins w:id="406" w:author="R2 revision" w:date="2026-09-20T16:03:00Z" w16du:dateUtc="2026-09-20T20:03:00Z">
        <w:r>
          <w:t xml:space="preserve">the strength of the coarsened </w:t>
        </w:r>
      </w:ins>
      <w:r>
        <w:t xml:space="preserve">condition </w:t>
      </w:r>
      <w:del w:id="407" w:author="R2 revision" w:date="2026-09-20T16:03:00Z" w16du:dateUtc="2026-09-20T20:03:00Z">
        <w:r w:rsidR="0065712B">
          <w:delText xml:space="preserve">strength </w:delText>
        </w:r>
      </w:del>
      <w:r>
        <w:t>is made</w:t>
      </w:r>
      <w:del w:id="408" w:author="R2 revision" w:date="2026-09-20T16:03:00Z" w16du:dateUtc="2026-09-20T20:03:00Z">
        <w:r w:rsidR="0065712B">
          <w:delText xml:space="preserve"> here</w:delText>
        </w:r>
      </w:del>
      <w:r>
        <w:t xml:space="preserve"> on this evidence; what the record supports is that the treatment introduces boundary cracking and large specimen-to-specimen scatter </w:t>
      </w:r>
      <w:ins w:id="409" w:author="R2 revision" w:date="2026-09-20T16:03:00Z" w16du:dateUtc="2026-09-20T20:03:00Z">
        <w:r>
          <w:t xml:space="preserve">in the rod </w:t>
        </w:r>
      </w:ins>
      <w:r>
        <w:t>without producing the grain structure it was applied to produce</w:t>
      </w:r>
      <w:ins w:id="410" w:author="R2 revision" w:date="2026-09-20T16:03:00Z" w16du:dateUtc="2026-09-20T20:03:00Z">
        <w:r>
          <w:t>. The 0.36 mm wire of the quartz-tube cycle — the stock of</w:t>
        </w:r>
        <w:r>
          <w:t xml:space="preserve"> </w:t>
        </w:r>
        <w:r>
          <w:rPr>
            <w:b/>
            <w:bCs/>
          </w:rPr>
          <w:t>Fig. 1d</w:t>
        </w:r>
        <w:r>
          <w:t>, which did not coarsen — behaves differently: it cycled to 8% and fractured at ≈26% on a 25.4 mm gauge, at 1020 MPa (</w:t>
        </w:r>
        <w:r>
          <w:rPr>
            <w:b/>
            <w:bCs/>
          </w:rPr>
          <w:t>Fig. 10f</w:t>
        </w:r>
        <w:r>
          <w:t>), so the loss of ductility follows the coarsening rather than the treatment as such</w:t>
        </w:r>
      </w:ins>
      <w:r>
        <w:t>.</w:t>
      </w:r>
    </w:p>
    <w:p w14:paraId="0ECE9D59" w14:textId="77777777" w:rsidR="00E47456" w:rsidRDefault="0065712B">
      <w:pPr>
        <w:pStyle w:val="BodyText"/>
        <w:rPr>
          <w:del w:id="411" w:author="R2 revision" w:date="2026-09-20T16:03:00Z" w16du:dateUtc="2026-09-20T20:03:00Z"/>
        </w:rPr>
      </w:pPr>
      <w:del w:id="412" w:author="R2 revision" w:date="2026-09-20T16:03:00Z" w16du:dateUtc="2026-09-20T20:03:00Z">
        <w:r>
          <w:delText xml:space="preserve">Cyclic loading–unloading–heating curves were not recorded in the AGG condition, and the reason is worth stating because it is not availability. In grain size that condition lies between the 1-minute and the 40-minute anneals at 1200 °C, both of which have been characterised: the former in </w:delText>
        </w:r>
        <w:r>
          <w:rPr>
            <w:b/>
            <w:bCs/>
          </w:rPr>
          <w:delText>Fig. 2g</w:delText>
        </w:r>
        <w:r>
          <w:delText xml:space="preserve"> and </w:delText>
        </w:r>
        <w:r>
          <w:rPr>
            <w:b/>
            <w:bCs/>
          </w:rPr>
          <w:delText>Fig. 3a</w:delText>
        </w:r>
        <w:r>
          <w:delText xml:space="preserve">, the latter above. Neither shows any transformation, and in neither — as in every panel of </w:delText>
        </w:r>
        <w:r>
          <w:rPr>
            <w:b/>
            <w:bCs/>
          </w:rPr>
          <w:delText>Fig. 2</w:delText>
        </w:r>
        <w:r>
          <w:delText xml:space="preserve"> — does an unloading segment depart from a straight line parallel to the initial elastic loading. A response bracketed by two curves that each show no transformation cannot itself show one; it can differ only in strength and in ductility, and the sign of both is already fixed by the elongation loss between the bounds.</w:delText>
        </w:r>
      </w:del>
    </w:p>
    <w:p w14:paraId="1467061D" w14:textId="77777777" w:rsidR="00B8460C" w:rsidRDefault="00AF4818">
      <w:pPr>
        <w:pStyle w:val="BodyText"/>
        <w:rPr>
          <w:ins w:id="413" w:author="R2 revision" w:date="2026-09-20T16:03:00Z" w16du:dateUtc="2026-09-20T20:03:00Z"/>
        </w:rPr>
      </w:pPr>
      <w:ins w:id="414" w:author="R2 revision" w:date="2026-09-20T16:03:00Z" w16du:dateUtc="2026-09-20T20:03:00Z">
        <w:r>
          <w:t xml:space="preserve">Two things the record does not contain should be stated. No loading–unloading–heating test on a cyclically treated specimen of either alloy is reported here; the two specimens of </w:t>
        </w:r>
        <w:r>
          <w:rPr>
            <w:b/>
            <w:bCs/>
          </w:rPr>
          <w:t>Fig. 3</w:t>
        </w:r>
        <w:r>
          <w:t xml:space="preserve"> </w:t>
        </w:r>
        <w:r>
          <w:t xml:space="preserve">are the only ones for which that test is reported. The rod specimens fractured at 0.5–1.0% on the 127 mm gauge, below the 3% strain of the heating protocol, and the cyclically treated 0.36 mm wire of </w:t>
        </w:r>
        <w:r>
          <w:rPr>
            <w:b/>
            <w:bCs/>
          </w:rPr>
          <w:t>Fig. 1d</w:t>
        </w:r>
        <w:r>
          <w:t xml:space="preserve"> was not given that test. What the cyclic records of </w:t>
        </w:r>
        <w:r>
          <w:rPr>
            <w:b/>
            <w:bCs/>
          </w:rPr>
          <w:t>Fig. 10</w:t>
        </w:r>
        <w:r>
          <w:t xml:space="preserve"> do show is the unloading geometry of </w:t>
        </w:r>
        <w:r>
          <w:rPr>
            <w:b/>
            <w:bCs/>
          </w:rPr>
          <w:t>Fig. 2</w:t>
        </w:r>
        <w:r>
          <w:t xml:space="preserve">: every unloading segment that was recorded — one in each two-cycle rod, eight in the rod tested on the 6.0 mm gauge and eight in the quartz-tube wire — is straight, parallel to the preceding loading line, and returns no strain beyond σ/E. Nor were phase fractions refined for the 40-minute condition of </w:t>
        </w:r>
        <w:r>
          <w:rPr>
            <w:b/>
            <w:bCs/>
          </w:rPr>
          <w:t>Fig. 1c</w:t>
        </w:r>
        <w:r>
          <w:t xml:space="preserve">, which was examined optically only, or for the cyclically treated wire of </w:t>
        </w:r>
        <w:r>
          <w:rPr>
            <w:b/>
            <w:bCs/>
          </w:rPr>
          <w:t>Fig. 8</w:t>
        </w:r>
        <w:r>
          <w:t xml:space="preserve"> (Sec. 3.3); the comparison of phase constitution between </w:t>
        </w:r>
        <w:r>
          <w:rPr>
            <w:b/>
            <w:bCs/>
          </w:rPr>
          <w:t>Fig. 1a</w:t>
        </w:r>
        <w:r>
          <w:t xml:space="preserve"> and </w:t>
        </w:r>
        <w:r>
          <w:rPr>
            <w:b/>
            <w:bCs/>
          </w:rPr>
          <w:t>Fig. 1c</w:t>
        </w:r>
        <w:r>
          <w:t xml:space="preserve"> </w:t>
        </w:r>
        <w:r>
          <w:t>is therefore qualitative — both are duplex — and is stated as such.</w:t>
        </w:r>
      </w:ins>
    </w:p>
    <w:p w14:paraId="4F623211" w14:textId="77777777" w:rsidR="00B8460C" w:rsidRDefault="00AF4818">
      <w:pPr>
        <w:pStyle w:val="CaptionedFigure"/>
        <w:rPr>
          <w:ins w:id="415" w:author="R2 revision" w:date="2026-09-20T16:03:00Z" w16du:dateUtc="2026-09-20T20:03:00Z"/>
        </w:rPr>
      </w:pPr>
      <w:ins w:id="416" w:author="R2 revision" w:date="2026-09-20T16:03:00Z" w16du:dateUtc="2026-09-20T20:03:00Z">
        <w:r>
          <w:rPr>
            <w:noProof/>
          </w:rPr>
          <w:drawing>
            <wp:inline distT="0" distB="0" distL="0" distR="0">
              <wp:extent cx="5943600" cy="3440613"/>
              <wp:effectExtent l="0" t="0" r="0" b="0"/>
              <wp:docPr id="60" name="Picture" descr="Fig. 10. Cyclic tensile records of the LLM-alloy in the prolonged-anneal and cyclically heat-treated conditions, plotted from the raw load–extension exports, with stress from the measured diameter and strain from crosshead extension over the gauge length of that test, which differs between panels and is stated in each: (a) 0.36 mm wire, 1200 °C/40 min followed by the 200 °C/3 h age; (b) 0.36 mm wire, 1200 °C/80 min; (c) two ≈1.3 mm rod specimens after the two-cycle 1200 ↔ 900 °C schedule of Sec. 2.2; (d) ≈1.06 mm rod after the three-cycle schedule and the 200 °C/3 h age, 127 mm gauge; (e) a second specimen of the same condition tested on a 6.0 mm gauge; (f) 0.36 mm wire after the quartz-tube 1200 °C cycle, 25.4 mm gauge, shown to fracture at ≈26%. Loading was in 1% increments per cycle as in Fig. 2. Strains on the 6.0 and 25.4 mm gauges are not comparable with those on the 127 mm gauge (Sec. 2.4)."/>
              <wp:cNvGraphicFramePr/>
              <a:graphic xmlns:a="http://schemas.openxmlformats.org/drawingml/2006/main">
                <a:graphicData uri="http://schemas.openxmlformats.org/drawingml/2006/picture">
                  <pic:pic xmlns:pic="http://schemas.openxmlformats.org/drawingml/2006/picture">
                    <pic:nvPicPr>
                      <pic:cNvPr id="61" name="Picture" descr="figures/Figure_10.png"/>
                      <pic:cNvPicPr>
                        <a:picLocks noChangeAspect="1" noChangeArrowheads="1"/>
                      </pic:cNvPicPr>
                    </pic:nvPicPr>
                    <pic:blipFill>
                      <a:blip r:embed="rId15"/>
                      <a:stretch>
                        <a:fillRect/>
                      </a:stretch>
                    </pic:blipFill>
                    <pic:spPr bwMode="auto">
                      <a:xfrm>
                        <a:off x="0" y="0"/>
                        <a:ext cx="5943600" cy="3440613"/>
                      </a:xfrm>
                      <a:prstGeom prst="rect">
                        <a:avLst/>
                      </a:prstGeom>
                      <a:noFill/>
                      <a:ln w="9525">
                        <a:noFill/>
                        <a:headEnd/>
                        <a:tailEnd/>
                      </a:ln>
                    </pic:spPr>
                  </pic:pic>
                </a:graphicData>
              </a:graphic>
            </wp:inline>
          </w:drawing>
        </w:r>
      </w:ins>
    </w:p>
    <w:p w14:paraId="0527A479" w14:textId="77777777" w:rsidR="00B8460C" w:rsidRDefault="00AF4818">
      <w:pPr>
        <w:pStyle w:val="ImageCaption"/>
        <w:rPr>
          <w:ins w:id="417" w:author="R2 revision" w:date="2026-09-20T16:03:00Z" w16du:dateUtc="2026-09-20T20:03:00Z"/>
        </w:rPr>
      </w:pPr>
      <w:ins w:id="418" w:author="R2 revision" w:date="2026-09-20T16:03:00Z" w16du:dateUtc="2026-09-20T20:03:00Z">
        <w:r>
          <w:rPr>
            <w:b/>
            <w:bCs/>
          </w:rPr>
          <w:t>Fig. 10.</w:t>
        </w:r>
        <w:r>
          <w:t xml:space="preserve"> </w:t>
        </w:r>
        <w:r>
          <w:t>Cyclic tensile records of the LLM-alloy in the prolonged-anneal and cyclically heat-treated conditions, plotted from the raw load–extension exports, with stress from the measured diameter and strain from crosshead extension over the gauge length of that test, which differs between panels and is stated in each: (a) 0.36 mm wire, 1200 °C/40 min followed by the 200 °C/3 h age; (b) 0.36 mm wire, 1200 °C/80 min; (c) two ≈1.3 mm rod specimens after the two-cycle 1200 ↔ 900 °C schedule of Sec. 2.2; (d) ≈1.06 mm ro</w:t>
        </w:r>
        <w:r>
          <w:t>d after the three-cycle schedule and the 200 °C/3 h age, 127 mm gauge; (e) a second specimen of the same condition tested on a 6.0 mm gauge; (f) 0.36 mm wire after the quartz-tube 1200 °C cycle, 25.4 mm gauge, shown to fracture at ≈26%. Loading was in 1% increments per cycle as in Fig. 2. Strains on the 6.0 and 25.4 mm gauges are not comparable with those on the 127 mm gauge (Sec. 2.4).</w:t>
        </w:r>
      </w:ins>
    </w:p>
    <w:p w14:paraId="5CDD77D1" w14:textId="77777777" w:rsidR="00B8460C" w:rsidRDefault="00AF4818">
      <w:pPr>
        <w:pStyle w:val="BodyText"/>
      </w:pPr>
      <w:r>
        <w:t>Two limits on this comparison should be stated. The two alloys were treated at their respective final sizes, 0.36 mm for the LLM-alloy against 0.64 mm for the benchmark, so quench rates differed and the ratio of surface to boundary area differed with them; and the ≈1 mm LLM-alloy rod is a third size again. Section size is not incidental to abnormal grain growth, and a like-for-like size comparison was not performed. The direction of the effect nevertheless runs against the LLM-alloy’s favour on the conventi</w:t>
      </w:r>
      <w:r>
        <w:t>onal argument, since bamboo structures form more readily in thinner sections and it is the thinner of the two wires that failed to coarsen at all.</w:t>
      </w:r>
    </w:p>
    <w:p w14:paraId="374A802B" w14:textId="77777777" w:rsidR="00B8460C" w:rsidRDefault="00AF4818">
      <w:pPr>
        <w:pStyle w:val="BodyText"/>
      </w:pPr>
      <w:r>
        <w:t xml:space="preserve">It should be said plainly that bamboo structure is not a target for this alloy, and the results above are the reason. The treatment was applied because it is the benchmark’s route to super-elasticity and the comparison had to be made; but an alloy that falls </w:t>
      </w:r>
      <w:del w:id="419" w:author="R2 revision" w:date="2026-09-20T16:03:00Z" w16du:dateUtc="2026-09-20T20:03:00Z">
        <w:r w:rsidR="0065712B">
          <w:delText>to</w:delText>
        </w:r>
      </w:del>
      <w:ins w:id="420" w:author="R2 revision" w:date="2026-09-20T16:03:00Z" w16du:dateUtc="2026-09-20T20:03:00Z">
        <w:r>
          <w:t>below</w:t>
        </w:r>
      </w:ins>
      <w:r>
        <w:t xml:space="preserve"> 1</w:t>
      </w:r>
      <w:del w:id="421" w:author="R2 revision" w:date="2026-09-20T16:03:00Z" w16du:dateUtc="2026-09-20T20:03:00Z">
        <w:r w:rsidR="0065712B">
          <w:delText>.4</w:delText>
        </w:r>
      </w:del>
      <w:r>
        <w:t xml:space="preserve">% elongation at 100 µm grains </w:t>
      </w:r>
      <w:ins w:id="422" w:author="R2 revision" w:date="2026-09-20T16:03:00Z" w16du:dateUtc="2026-09-20T20:03:00Z">
        <w:r>
          <w:t>(</w:t>
        </w:r>
        <w:r>
          <w:rPr>
            <w:b/>
            <w:bCs/>
          </w:rPr>
          <w:t>Fig. 10a</w:t>
        </w:r>
        <w:r>
          <w:t xml:space="preserve">) </w:t>
        </w:r>
      </w:ins>
      <w:r>
        <w:t>cannot be carried to grains of 360 µm and remain a wire anyone can use. The AGG experiment therefore closes a route rather than missing a target. What it returned is the growth of the duplex structure itself — both constituents coarsening together, still interlocked, still pinning each other, as the rod metallography shows directly and as the spottier diffraction pattern of Sec. 3.3 (</w:t>
      </w:r>
      <w:r>
        <w:rPr>
          <w:b/>
          <w:bCs/>
        </w:rPr>
        <w:t>Fig. 8</w:t>
      </w:r>
      <w:r>
        <w:t>) confirms.</w:t>
      </w:r>
    </w:p>
    <w:p w14:paraId="4023B309" w14:textId="77777777" w:rsidR="00B8460C" w:rsidRDefault="00AF4818">
      <w:pPr>
        <w:pStyle w:val="BodyText"/>
      </w:pPr>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The single-anneal condition of </w:t>
      </w:r>
      <w:r>
        <w:rPr>
          <w:b/>
          <w:bCs/>
        </w:rPr>
        <w:t>Fig. 3b</w:t>
      </w:r>
      <w:r>
        <w:t xml:space="preserve"> </w:t>
      </w:r>
      <w:r>
        <w:t>is not a bamboo structure — bamboo requires the cyclic treatment of Sec. 2.2, and that specimen received one anneal — yet the benchmark transforms there: ≈0.5% recoverable strain on heating after 1 minute at 1200 °C (Sec. 3.2), against the 5–8% the same composition reaches once bamboo is developed [12]</w:t>
      </w:r>
      <w:r>
        <w:t xml:space="preserve">. The tendency is plainly detectable an order of magnitude below the grain structure that optimises it. In the LLM-alloy no such signal appears </w:t>
      </w:r>
      <w:del w:id="423" w:author="R2 revision" w:date="2026-09-20T16:03:00Z" w16du:dateUtc="2026-09-20T20:03:00Z">
        <w:r w:rsidR="0065712B">
          <w:delText>anywhere —</w:delText>
        </w:r>
      </w:del>
      <w:ins w:id="424" w:author="R2 revision" w:date="2026-09-20T16:03:00Z" w16du:dateUtc="2026-09-20T20:03:00Z">
        <w:r>
          <w:t>in any condition reported here:</w:t>
        </w:r>
      </w:ins>
      <w:r>
        <w:t xml:space="preserve"> not </w:t>
      </w:r>
      <w:del w:id="425" w:author="R2 revision" w:date="2026-09-20T16:03:00Z" w16du:dateUtc="2026-09-20T20:03:00Z">
        <w:r w:rsidR="0065712B">
          <w:delText>across</w:delText>
        </w:r>
      </w:del>
      <w:ins w:id="426" w:author="R2 revision" w:date="2026-09-20T16:03:00Z" w16du:dateUtc="2026-09-20T20:03:00Z">
        <w:r>
          <w:t>on unloading in</w:t>
        </w:r>
      </w:ins>
      <w:r>
        <w:t xml:space="preserve"> the </w:t>
      </w:r>
      <w:del w:id="427" w:author="R2 revision" w:date="2026-09-20T16:03:00Z" w16du:dateUtc="2026-09-20T20:03:00Z">
        <w:r w:rsidR="0065712B">
          <w:delText>eight anneal conditions</w:delText>
        </w:r>
      </w:del>
      <w:ins w:id="428" w:author="R2 revision" w:date="2026-09-20T16:03:00Z" w16du:dateUtc="2026-09-20T20:03:00Z">
        <w:r>
          <w:t>seven 1-minute anneals</w:t>
        </w:r>
      </w:ins>
      <w:r>
        <w:t xml:space="preserve"> of </w:t>
      </w:r>
      <w:del w:id="429" w:author="R2 revision" w:date="2026-09-20T16:03:00Z" w16du:dateUtc="2026-09-20T20:03:00Z">
        <w:r w:rsidR="0065712B">
          <w:rPr>
            <w:b/>
            <w:bCs/>
          </w:rPr>
          <w:delText>Table</w:delText>
        </w:r>
      </w:del>
      <w:ins w:id="430" w:author="R2 revision" w:date="2026-09-20T16:03:00Z" w16du:dateUtc="2026-09-20T20:03:00Z">
        <w:r>
          <w:rPr>
            <w:b/>
            <w:bCs/>
          </w:rPr>
          <w:t>Fig.</w:t>
        </w:r>
      </w:ins>
      <w:r>
        <w:rPr>
          <w:b/>
          <w:bCs/>
        </w:rPr>
        <w:t xml:space="preserve"> 2</w:t>
      </w:r>
      <w:del w:id="431" w:author="R2 revision" w:date="2026-09-20T16:03:00Z" w16du:dateUtc="2026-09-20T20:03:00Z">
        <w:r w:rsidR="0065712B">
          <w:delText>,</w:delText>
        </w:r>
      </w:del>
      <w:ins w:id="432" w:author="R2 revision" w:date="2026-09-20T16:03:00Z" w16du:dateUtc="2026-09-20T20:03:00Z">
        <w:r>
          <w:t xml:space="preserve"> (600–1200 °C),</w:t>
        </w:r>
      </w:ins>
      <w:r>
        <w:t xml:space="preserve"> not with the 200 °C/3 h age reported to develop pseudo-elasticity in this family (</w:t>
      </w:r>
      <w:r>
        <w:rPr>
          <w:b/>
          <w:bCs/>
        </w:rPr>
        <w:t xml:space="preserve">Fig. </w:t>
      </w:r>
      <w:del w:id="433" w:author="R2 revision" w:date="2026-09-20T16:03:00Z" w16du:dateUtc="2026-09-20T20:03:00Z">
        <w:r w:rsidR="0065712B">
          <w:rPr>
            <w:b/>
            <w:bCs/>
          </w:rPr>
          <w:delText>2h</w:delText>
        </w:r>
      </w:del>
      <w:ins w:id="434" w:author="R2 revision" w:date="2026-09-20T16:03:00Z" w16du:dateUtc="2026-09-20T20:03:00Z">
        <w:r>
          <w:rPr>
            <w:b/>
            <w:bCs/>
          </w:rPr>
          <w:t>2h</w:t>
        </w:r>
        <w:r>
          <w:t>), not on heating in the one condition given the loading–unloading–heating test (</w:t>
        </w:r>
        <w:r>
          <w:rPr>
            <w:b/>
            <w:bCs/>
          </w:rPr>
          <w:t>Fig. 3a</w:t>
        </w:r>
      </w:ins>
      <w:r>
        <w:t xml:space="preserve">), and not </w:t>
      </w:r>
      <w:del w:id="435" w:author="R2 revision" w:date="2026-09-20T16:03:00Z" w16du:dateUtc="2026-09-20T20:03:00Z">
        <w:r w:rsidR="0065712B">
          <w:delText>after the AGG treatment</w:delText>
        </w:r>
      </w:del>
      <w:ins w:id="436" w:author="R2 revision" w:date="2026-09-20T16:03:00Z" w16du:dateUtc="2026-09-20T20:03:00Z">
        <w:r>
          <w:t xml:space="preserve">on unloading in the cyclically treated conditions of </w:t>
        </w:r>
        <w:r>
          <w:rPr>
            <w:b/>
            <w:bCs/>
          </w:rPr>
          <w:t>Fig. 10</w:t>
        </w:r>
        <w:r>
          <w:t>. The cyclically treated condition has not been put through the heating test</w:t>
        </w:r>
      </w:ins>
      <w:r>
        <w:t>.</w:t>
      </w:r>
    </w:p>
    <w:p w14:paraId="349829B3" w14:textId="77777777" w:rsidR="00B8460C" w:rsidRDefault="00AF4818">
      <w:pPr>
        <w:pStyle w:val="BodyText"/>
      </w:pPr>
      <w:r>
        <w:t>Nor can grain size be offered as the explanation for that difference, which is worth stating because the two alloys did not reach the same grain size under the common route: at 1200 °C the LLM-alloy holds a structure well under 20 µm (</w:t>
      </w:r>
      <w:r>
        <w:rPr>
          <w:b/>
          <w:bCs/>
        </w:rPr>
        <w:t>Fig. 1a</w:t>
      </w:r>
      <w:r>
        <w:t xml:space="preserve">) while the benchmark coarsens pronouncedly (Sec. 3.3). The LLM-alloy, however, shows no transformation at </w:t>
      </w:r>
      <w:del w:id="437" w:author="R2 revision" w:date="2026-09-20T16:03:00Z" w16du:dateUtc="2026-09-20T20:03:00Z">
        <w:r w:rsidR="0065712B">
          <w:delText>either</w:delText>
        </w:r>
      </w:del>
      <w:ins w:id="438" w:author="R2 revision" w:date="2026-09-20T16:03:00Z" w16du:dateUtc="2026-09-20T20:03:00Z">
        <w:r>
          <w:t>the fine</w:t>
        </w:r>
      </w:ins>
      <w:r>
        <w:t xml:space="preserve"> end of its own range </w:t>
      </w:r>
      <w:del w:id="439" w:author="R2 revision" w:date="2026-09-20T16:03:00Z" w16du:dateUtc="2026-09-20T20:03:00Z">
        <w:r w:rsidR="0065712B">
          <w:delText xml:space="preserve">— neither in </w:delText>
        </w:r>
      </w:del>
      <w:ins w:id="440" w:author="R2 revision" w:date="2026-09-20T16:03:00Z" w16du:dateUtc="2026-09-20T20:03:00Z">
        <w:r>
          <w:t>(</w:t>
        </w:r>
      </w:ins>
      <w:r>
        <w:t>the sub-20 µm condition</w:t>
      </w:r>
      <w:ins w:id="441" w:author="R2 revision" w:date="2026-09-20T16:03:00Z" w16du:dateUtc="2026-09-20T20:03:00Z">
        <w:r>
          <w:t xml:space="preserve">, </w:t>
        </w:r>
        <w:r>
          <w:rPr>
            <w:b/>
            <w:bCs/>
          </w:rPr>
          <w:t>Figs. 2g and 3a</w:t>
        </w:r>
        <w:r>
          <w:t>)</w:t>
        </w:r>
      </w:ins>
      <w:r>
        <w:t xml:space="preserve"> nor </w:t>
      </w:r>
      <w:del w:id="442" w:author="R2 revision" w:date="2026-09-20T16:03:00Z" w16du:dateUtc="2026-09-20T20:03:00Z">
        <w:r w:rsidR="0065712B">
          <w:delText>after</w:delText>
        </w:r>
      </w:del>
      <w:ins w:id="443" w:author="R2 revision" w:date="2026-09-20T16:03:00Z" w16du:dateUtc="2026-09-20T20:03:00Z">
        <w:r>
          <w:t>in the coarsened rod that survived a loading cycle (</w:t>
        </w:r>
        <w:r>
          <w:rPr>
            <w:b/>
            <w:bCs/>
          </w:rPr>
          <w:t>Fig. 10c, e</w:t>
        </w:r>
        <w:r>
          <w:t>), and</w:t>
        </w:r>
      </w:ins>
      <w:r>
        <w:t xml:space="preserve"> the 40-minute </w:t>
      </w:r>
      <w:del w:id="444" w:author="R2 revision" w:date="2026-09-20T16:03:00Z" w16du:dateUtc="2026-09-20T20:03:00Z">
        <w:r w:rsidR="0065712B">
          <w:delText>anneal</w:delText>
        </w:r>
      </w:del>
      <w:ins w:id="445" w:author="R2 revision" w:date="2026-09-20T16:03:00Z" w16du:dateUtc="2026-09-20T20:03:00Z">
        <w:r>
          <w:t>wire</w:t>
        </w:r>
      </w:ins>
      <w:r>
        <w:t xml:space="preserve"> that takes it past 100 µm (</w:t>
      </w:r>
      <w:r>
        <w:rPr>
          <w:b/>
          <w:bCs/>
        </w:rPr>
        <w:t xml:space="preserve">Fig. </w:t>
      </w:r>
      <w:del w:id="446" w:author="R2 revision" w:date="2026-09-20T16:03:00Z" w16du:dateUtc="2026-09-20T20:03:00Z">
        <w:r w:rsidR="0065712B">
          <w:rPr>
            <w:b/>
            <w:bCs/>
          </w:rPr>
          <w:delText>1c</w:delText>
        </w:r>
        <w:r w:rsidR="0065712B">
          <w:delText>), between which the AGG condition falls.</w:delText>
        </w:r>
      </w:del>
      <w:ins w:id="447" w:author="R2 revision" w:date="2026-09-20T16:03:00Z" w16du:dateUtc="2026-09-20T20:03:00Z">
        <w:r>
          <w:rPr>
            <w:b/>
            <w:bCs/>
          </w:rPr>
          <w:t>1c</w:t>
        </w:r>
        <w:r>
          <w:t>) fractures before an unloading segment can be recorded (</w:t>
        </w:r>
        <w:r>
          <w:rPr>
            <w:b/>
            <w:bCs/>
          </w:rPr>
          <w:t>Fig. 10a</w:t>
        </w:r>
        <w:r>
          <w:t>).</w:t>
        </w:r>
      </w:ins>
      <w:r>
        <w:t xml:space="preserve"> A variable that is held at zero across </w:t>
      </w:r>
      <w:del w:id="448" w:author="R2 revision" w:date="2026-09-20T16:03:00Z" w16du:dateUtc="2026-09-20T20:03:00Z">
        <w:r w:rsidR="0065712B">
          <w:delText>a fivefold</w:delText>
        </w:r>
      </w:del>
      <w:ins w:id="449" w:author="R2 revision" w:date="2026-09-20T16:03:00Z" w16du:dateUtc="2026-09-20T20:03:00Z">
        <w:r>
          <w:t>the</w:t>
        </w:r>
      </w:ins>
      <w:r>
        <w:t xml:space="preserve"> change in grain size</w:t>
      </w:r>
      <w:ins w:id="450" w:author="R2 revision" w:date="2026-09-20T16:03:00Z" w16du:dateUtc="2026-09-20T20:03:00Z">
        <w:r>
          <w:t xml:space="preserve"> the record covers</w:t>
        </w:r>
      </w:ins>
      <w:r>
        <w:t xml:space="preserve"> is not the variable that grain size controls. Abnormal grain growth multiplies a transformation strain; it does not create one, and there is nothing here for it to multiply. </w:t>
      </w:r>
      <w:ins w:id="451" w:author="R2 revision" w:date="2026-09-20T16:03:00Z" w16du:dateUtc="2026-09-20T20:03:00Z">
        <w:r>
          <w:t xml:space="preserve">Bamboo raises a recoverable strain that already exists; whether it could create one in an alloy that shows none is not tested here, because the LLM-alloy rod does not survive the treatment to the test. </w:t>
        </w:r>
      </w:ins>
      <w:r>
        <w:t>That, rather than the difficulty of the treatment or the embrittlement described above, is the reason the route was not carried further.</w:t>
      </w:r>
    </w:p>
    <w:p w14:paraId="4C84922A" w14:textId="77777777" w:rsidR="00B8460C" w:rsidRDefault="00AF4818">
      <w:pPr>
        <w:pStyle w:val="BodyText"/>
      </w:pPr>
      <w:r>
        <w:t xml:space="preserve">The consequence for the hypothesis under test is then narrow and specific. That hypothesis (Sec. 1) held that the composition would show super-elasticity </w:t>
      </w:r>
      <w:r>
        <w:rPr>
          <w:i/>
          <w:iCs/>
        </w:rPr>
        <w:t>without</w:t>
      </w:r>
      <w:r>
        <w:t xml:space="preserve"> </w:t>
      </w:r>
      <w:r>
        <w:t>requiring the bamboo grain structure that makes the benchmark difficult to produce industrially. The premise was sound — this alloy indeed cannot use bamboo, and for a reason the hypothesis did not anticipate, namely that coarsening embrittles it. What fails is the conclusion: the alloy does not transform in the fine-grained condition either, so removing the need for bamboo bought nothing. One duplex constitution accounts for both halves of that sentence, stabilising the fine structure against the AGG treat</w:t>
      </w:r>
      <w:r>
        <w:t>ment and suppressing the transformation. An alloy design workflow that had checked phase constitution at the solution-treatment temperature would have raised both, before any metal was melted — a point taken up in Sec. 4.4.</w:t>
      </w:r>
    </w:p>
    <w:p w14:paraId="14E842CE" w14:textId="77777777" w:rsidR="00B8460C" w:rsidRDefault="00AF4818">
      <w:r>
        <w:pict>
          <v:rect id="_x0000_i1029" style="width:0;height:1.5pt" o:hralign="center" o:hrstd="t" o:hr="t"/>
        </w:pict>
      </w:r>
    </w:p>
    <w:p w14:paraId="2D57A1BE" w14:textId="77777777" w:rsidR="00B8460C" w:rsidRDefault="00AF4818">
      <w:pPr>
        <w:pStyle w:val="Heading1"/>
      </w:pPr>
      <w:bookmarkStart w:id="452" w:name="discussion"/>
      <w:bookmarkEnd w:id="114"/>
      <w:bookmarkEnd w:id="342"/>
      <w:r>
        <w:t>4. Discussion</w:t>
      </w:r>
    </w:p>
    <w:p w14:paraId="15E4C5C0" w14:textId="77777777" w:rsidR="00B8460C" w:rsidRDefault="00AF4818">
      <w:pPr>
        <w:pStyle w:val="Heading2"/>
      </w:pPr>
      <w:bookmarkStart w:id="453" w:name="X58357b202da789a88ec9478e0111cd3c94b5213"/>
      <w:r>
        <w:t>4.1 Origin of the absence of stress-induced phase transformation</w:t>
      </w:r>
    </w:p>
    <w:p w14:paraId="0483146C" w14:textId="77777777" w:rsidR="00B8460C" w:rsidRDefault="00AF4818">
      <w:pPr>
        <w:pStyle w:val="FirstParagraph"/>
        <w:rPr>
          <w:ins w:id="454" w:author="R2 revision" w:date="2026-09-20T16:03:00Z" w16du:dateUtc="2026-09-20T20:03:00Z"/>
        </w:rPr>
      </w:pPr>
      <w:ins w:id="455" w:author="R2 revision" w:date="2026-09-20T16:03:00Z" w16du:dateUtc="2026-09-20T20:03:00Z">
        <w:r>
          <w:t xml:space="preserve">Three levels of evidence run through this section, and they should be kept apart. What was measured is that, in each condition reported here — the seven 1-minute anneals of </w:t>
        </w:r>
        <w:r>
          <w:rPr>
            <w:b/>
            <w:bCs/>
          </w:rPr>
          <w:t>Fig. 2</w:t>
        </w:r>
        <w:r>
          <w:t xml:space="preserve"> at 600, 700, 800, 900, 1000, 1100 and 1200 °C, the 1200 °C anneal followed by the 200 °C/3 h age (</w:t>
        </w:r>
        <w:r>
          <w:rPr>
            <w:b/>
            <w:bCs/>
          </w:rPr>
          <w:t>Fig. 2h</w:t>
        </w:r>
        <w:r>
          <w:t>), the loading–unloading–heating test at 1200 °C/1 min (</w:t>
        </w:r>
        <w:r>
          <w:rPr>
            <w:b/>
            <w:bCs/>
          </w:rPr>
          <w:t>Fig. 3a</w:t>
        </w:r>
        <w:r>
          <w:t>), and the cyclically treated conditions whose unloading segments were recorded (</w:t>
        </w:r>
        <w:r>
          <w:rPr>
            <w:b/>
            <w:bCs/>
          </w:rPr>
          <w:t>Fig. 10c, e, f</w:t>
        </w:r>
        <w:r>
          <w:t>) — the LLM-alloy recovered no strain beyond σ/E on unloading; that after the 1200 °C/1 min anneal it recovered none on heating (</w:t>
        </w:r>
        <w:r>
          <w:rPr>
            <w:b/>
            <w:bCs/>
          </w:rPr>
          <w:t>Fig. 3a</w:t>
        </w:r>
        <w:r>
          <w:t>), while the benchmark given the same anneal recovered ≈0.5% (</w:t>
        </w:r>
        <w:r>
          <w:rPr>
            <w:b/>
            <w:bCs/>
          </w:rPr>
          <w:t>Fig. 3b</w:t>
        </w:r>
        <w:r>
          <w:t>); and that the diffraction pattern of the 1200 °C/1 min wire was essentially unchanged by 10% strain (</w:t>
        </w:r>
        <w:r>
          <w:rPr>
            <w:b/>
            <w:bCs/>
          </w:rPr>
          <w:t>Fig. 4a, b</w:t>
        </w:r>
        <w:r>
          <w:t>). What is calculated is that no solution treatment within the processing window accessible here brings this composition to single-phase α, and that Sec. 3.4 finds no such field in the solid state at all; that statement reaches beyond the conditions reported to the composition itself, but it rests on equilibrium calculation in three databases rather than on measurement. What is not claimed is that the composition is incapable of super-elasticity under any processing: a solution or ageing treatment not tried</w:t>
        </w:r>
        <w:r>
          <w:t xml:space="preserve"> here is untested (Sec. 4.4), and what this paper evaluates is the potential of this alloy as processed by the one route used here.</w:t>
        </w:r>
      </w:ins>
    </w:p>
    <w:p w14:paraId="33B31328" w14:textId="77777777" w:rsidR="00B8460C" w:rsidRDefault="00AF4818">
      <w:pPr>
        <w:pStyle w:val="BodyText"/>
        <w:pPrChange w:id="456" w:author="R2 revision" w:date="2026-09-20T16:03:00Z" w16du:dateUtc="2026-09-20T20:03:00Z">
          <w:pPr>
            <w:pStyle w:val="FirstParagraph"/>
          </w:pPr>
        </w:pPrChange>
      </w:pPr>
      <w:r>
        <w:t xml:space="preserve">The </w:t>
      </w:r>
      <w:del w:id="457" w:author="R2 revision" w:date="2026-09-20T16:03:00Z" w16du:dateUtc="2026-09-20T20:03:00Z">
        <w:r w:rsidR="0065712B">
          <w:delText>failure of</w:delText>
        </w:r>
      </w:del>
      <w:ins w:id="458" w:author="R2 revision" w:date="2026-09-20T16:03:00Z" w16du:dateUtc="2026-09-20T20:03:00Z">
        <w:r>
          <w:t>absence of super-elasticity and of a shape-memory response in</w:t>
        </w:r>
      </w:ins>
      <w:r>
        <w:t xml:space="preserve"> the LLM-hypothesized alloy (50Fe-30Mn-12Al-4Ni-4Si at% with 1000 ppm C</w:t>
      </w:r>
      <w:del w:id="459" w:author="R2 revision" w:date="2026-09-20T16:03:00Z" w16du:dateUtc="2026-09-20T20:03:00Z">
        <w:r w:rsidR="0065712B">
          <w:delText xml:space="preserve">) to exhibit super-elasticity or a shape-memory response can be </w:delText>
        </w:r>
      </w:del>
      <w:ins w:id="460" w:author="R2 revision" w:date="2026-09-20T16:03:00Z" w16du:dateUtc="2026-09-20T20:03:00Z">
        <w:r>
          <w:t xml:space="preserve">), in the conditions just listed, is </w:t>
        </w:r>
      </w:ins>
      <w:r>
        <w:t>attributed to a</w:t>
      </w:r>
      <w:del w:id="461" w:author="R2 revision" w:date="2026-09-20T16:03:00Z" w16du:dateUtc="2026-09-20T20:03:00Z">
        <w:r w:rsidR="0065712B">
          <w:delText xml:space="preserve"> fundamental</w:delText>
        </w:r>
      </w:del>
      <w:r>
        <w:t xml:space="preserve">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LLM-alloy is structurally dominated by the γ-phase (≈62%), whereas the α-phase accounts for only ≈34% of the volume fraction, with a further ≈4% present as ordere</w:t>
      </w:r>
      <w:r>
        <w:t>d D0₃ (Sec. 3.3). Compared to the benchmark alloy (43.5Fe-34Mn-15Al-7.5Ni at%), the LLM-alloy has less Mn, Al, and Ni, but higher Fe, Si, and C. It is known that Fe, Si, and Al stabilize the BCC α-phase, while Mn, Ni, and C stabilize the FCC γ-phase</w:t>
      </w:r>
      <w:r>
        <w:t xml:space="preserve"> [</w:t>
      </w:r>
      <w:del w:id="462" w:author="R2 revision" w:date="2026-09-20T16:03:00Z" w16du:dateUtc="2026-09-20T20:03:00Z">
        <w:r w:rsidR="0065712B">
          <w:delText>34</w:delText>
        </w:r>
      </w:del>
      <w:ins w:id="463" w:author="R2 revision" w:date="2026-09-20T16:03:00Z" w16du:dateUtc="2026-09-20T20:03:00Z">
        <w:r>
          <w:t>35</w:t>
        </w:r>
      </w:ins>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and the equilibrium calculations of Sec. 3.4 identify carbon as the element that closes the single-phase α field at the solution-treatment temperature (Sec.</w:t>
      </w:r>
      <w:r>
        <w:t xml:space="preserve"> 4.2).</w:t>
      </w:r>
    </w:p>
    <w:p w14:paraId="77F2A78A" w14:textId="77777777" w:rsidR="00B8460C" w:rsidRDefault="00AF4818">
      <w:pPr>
        <w:pStyle w:val="BodyText"/>
      </w:pPr>
      <w:r>
        <w:t>What was and was not anticipated can be stated precisely rather than from recollection, because the design report survives and is supplied as Supplementary Material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w:t>
      </w:r>
      <w:r>
        <w:t>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w:t>
      </w:r>
      <w:r>
        <w:t>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p>
    <w:p w14:paraId="33125A4F" w14:textId="77777777" w:rsidR="00B8460C" w:rsidRDefault="00AF4818">
      <w:pPr>
        <w:pStyle w:val="BodyText"/>
      </w:pPr>
      <w:r>
        <w:t>The thermodynamic calculations place this argument on a quantitative footing and change its emphasis. The problem is not that the LLM-alloy possesses a BCC parent phase with an insufficient driving force for transformation; it is that</w:t>
      </w:r>
      <w:ins w:id="464" w:author="R2 revision" w:date="2026-09-20T16:03:00Z" w16du:dateUtc="2026-09-20T20:03:00Z">
        <w:r>
          <w:t>, on the calculation,</w:t>
        </w:r>
      </w:ins>
      <w:r>
        <w:t xml:space="preserve"> no accessible heat treatment produces that parent phase in the first place. At 1200 °C the alloy is calculated to be a two-phase α + γ mixture in all three databases, and </w:t>
      </w:r>
      <w:del w:id="465" w:author="R2 revision" w:date="2026-09-20T16:03:00Z" w16du:dateUtc="2026-09-20T20:03:00Z">
        <w:r w:rsidR="0065712B">
          <w:delText>its</w:delText>
        </w:r>
      </w:del>
      <w:ins w:id="466" w:author="R2 revision" w:date="2026-09-20T16:03:00Z" w16du:dateUtc="2026-09-20T20:03:00Z">
        <w:r>
          <w:t>in none of them does a</w:t>
        </w:r>
      </w:ins>
      <w:r>
        <w:t xml:space="preserve"> single-phase α field </w:t>
      </w:r>
      <w:del w:id="467" w:author="R2 revision" w:date="2026-09-20T16:03:00Z" w16du:dateUtc="2026-09-20T20:03:00Z">
        <w:r w:rsidR="0065712B">
          <w:delText>lies</w:delText>
        </w:r>
      </w:del>
      <w:ins w:id="468" w:author="R2 revision" w:date="2026-09-20T16:03:00Z" w16du:dateUtc="2026-09-20T20:03:00Z">
        <w:r>
          <w:t>open before the alloy begins to melt —</w:t>
        </w:r>
      </w:ins>
      <w:r>
        <w:t xml:space="preserve"> at ≈</w:t>
      </w:r>
      <w:del w:id="469" w:author="R2 revision" w:date="2026-09-20T16:03:00Z" w16du:dateUtc="2026-09-20T20:03:00Z">
        <w:r w:rsidR="0065712B">
          <w:delText xml:space="preserve">1340 °C, above both the </w:delText>
        </w:r>
      </w:del>
      <w:ins w:id="470" w:author="R2 revision" w:date="2026-09-20T16:03:00Z" w16du:dateUtc="2026-09-20T20:03:00Z">
        <w:r>
          <w:t xml:space="preserve">1240 °C in mc_fe and ≈1295 °C in mpea-02b and PrecHiMn-04 — so the parent state is unreachable in the solid state, independently of the 1200 °C </w:t>
        </w:r>
      </w:ins>
      <w:r>
        <w:t xml:space="preserve">oxidation limit of the process </w:t>
      </w:r>
      <w:del w:id="471" w:author="R2 revision" w:date="2026-09-20T16:03:00Z" w16du:dateUtc="2026-09-20T20:03:00Z">
        <w:r w:rsidR="0065712B">
          <w:delText xml:space="preserve">and the ≈1240 °C solidus returned by mc_fe </w:delText>
        </w:r>
      </w:del>
      <w:r>
        <w:t xml:space="preserve">(Sec. 3.4). The duplex constitution that the calculation predicts at the solution-treatment temperature is </w:t>
      </w:r>
      <w:del w:id="472" w:author="R2 revision" w:date="2026-09-20T16:03:00Z" w16du:dateUtc="2026-09-20T20:03:00Z">
        <w:r w:rsidR="0065712B">
          <w:delText xml:space="preserve">precisely </w:delText>
        </w:r>
      </w:del>
      <w:r>
        <w:t>what is observed</w:t>
      </w:r>
      <w:ins w:id="473" w:author="R2 revision" w:date="2026-09-20T16:03:00Z" w16du:dateUtc="2026-09-20T20:03:00Z">
        <w:r>
          <w:t xml:space="preserve"> in kind, though not in proportion</w:t>
        </w:r>
      </w:ins>
      <w:r>
        <w:t>: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xml:space="preserve">. It also explains why the </w:t>
      </w:r>
      <w:r>
        <w:rPr>
          <w:i/>
          <w:iCs/>
        </w:rPr>
        <w:t>constitution</w:t>
      </w:r>
      <w:r>
        <w:t xml:space="preserve"> is insensitive to annealing time even though the grain size is not: the duplex state </w:t>
      </w:r>
      <w:del w:id="474" w:author="R2 revision" w:date="2026-09-20T16:03:00Z" w16du:dateUtc="2026-09-20T20:03:00Z">
        <w:r w:rsidR="0065712B">
          <w:delText>survives</w:delText>
        </w:r>
      </w:del>
      <w:ins w:id="475" w:author="R2 revision" w:date="2026-09-20T16:03:00Z" w16du:dateUtc="2026-09-20T20:03:00Z">
        <w:r>
          <w:t>is observed after</w:t>
        </w:r>
      </w:ins>
      <w:r>
        <w:t xml:space="preserve"> 40 minutes at 1200 °C (</w:t>
      </w:r>
      <w:r>
        <w:rPr>
          <w:b/>
          <w:bCs/>
        </w:rPr>
        <w:t>Fig. 1c</w:t>
      </w:r>
      <w:r>
        <w:t xml:space="preserve">) and </w:t>
      </w:r>
      <w:ins w:id="476" w:author="R2 revision" w:date="2026-09-20T16:03:00Z" w16du:dateUtc="2026-09-20T20:03:00Z">
        <w:r>
          <w:t xml:space="preserve">after </w:t>
        </w:r>
      </w:ins>
      <w:r>
        <w:t xml:space="preserve">the full </w:t>
      </w:r>
      <w:del w:id="477" w:author="R2 revision" w:date="2026-09-20T16:03:00Z" w16du:dateUtc="2026-09-20T20:03:00Z">
        <w:r w:rsidR="0065712B">
          <w:delText>AGG cycle</w:delText>
        </w:r>
      </w:del>
      <w:ins w:id="478" w:author="R2 revision" w:date="2026-09-20T16:03:00Z" w16du:dateUtc="2026-09-20T20:03:00Z">
        <w:r>
          <w:t>cyclic treatment</w:t>
        </w:r>
      </w:ins>
      <w:r>
        <w:t xml:space="preserve"> (Sec. 3.3) because </w:t>
      </w:r>
      <w:del w:id="479" w:author="R2 revision" w:date="2026-09-20T16:03:00Z" w16du:dateUtc="2026-09-20T20:03:00Z">
        <w:r w:rsidR="0065712B">
          <w:delText xml:space="preserve">it is the </w:delText>
        </w:r>
      </w:del>
      <w:ins w:id="480" w:author="R2 revision" w:date="2026-09-20T16:03:00Z" w16du:dateUtc="2026-09-20T20:03:00Z">
        <w:r>
          <w:t xml:space="preserve">both phases are calculated to be in </w:t>
        </w:r>
      </w:ins>
      <w:r>
        <w:t xml:space="preserve">equilibrium </w:t>
      </w:r>
      <w:del w:id="481" w:author="R2 revision" w:date="2026-09-20T16:03:00Z" w16du:dateUtc="2026-09-20T20:03:00Z">
        <w:r w:rsidR="0065712B">
          <w:delText xml:space="preserve">state </w:delText>
        </w:r>
      </w:del>
      <w:r>
        <w:t xml:space="preserve">at that temperature, </w:t>
      </w:r>
      <w:ins w:id="482" w:author="R2 revision" w:date="2026-09-20T16:03:00Z" w16du:dateUtc="2026-09-20T20:03:00Z">
        <w:r>
          <w:t xml:space="preserve">so neither is removed by longer holding; what the calculation does </w:t>
        </w:r>
      </w:ins>
      <w:r>
        <w:t xml:space="preserve">not </w:t>
      </w:r>
      <w:del w:id="483" w:author="R2 revision" w:date="2026-09-20T16:03:00Z" w16du:dateUtc="2026-09-20T20:03:00Z">
        <w:r w:rsidR="0065712B">
          <w:delText>an incompletely transformed one</w:delText>
        </w:r>
      </w:del>
      <w:ins w:id="484" w:author="R2 revision" w:date="2026-09-20T16:03:00Z" w16du:dateUtc="2026-09-20T20:03:00Z">
        <w:r>
          <w:t>reproduce is the measured proportion of the two, and that discrepancy is taken up next</w:t>
        </w:r>
      </w:ins>
      <w:r>
        <w:t>. What prolonged annealing changes is the scale of that state rather than its identity — both constituents coarsen together, at the cost of the ductility reported in Sec. 3.5. That the same calculations independently reproduce the benchmark alloy’s single-phase α field and its ≈20% ordered B2 (</w:t>
      </w:r>
      <w:r>
        <w:rPr>
          <w:b/>
          <w:bCs/>
        </w:rPr>
        <w:t>Fig. 9a</w:t>
      </w:r>
      <w:r>
        <w:t>), neither of which was fitted here, is what licenses their application to the test alloy.</w:t>
      </w:r>
    </w:p>
    <w:p w14:paraId="621F683B" w14:textId="77777777" w:rsidR="00B8460C" w:rsidRDefault="00AF4818">
      <w:pPr>
        <w:pStyle w:val="BodyText"/>
      </w:pPr>
      <w:r>
        <w:t xml:space="preserve">One quantitative discrepancy should be stated plainly. </w:t>
      </w:r>
      <w:del w:id="485" w:author="R2 revision" w:date="2026-09-20T16:03:00Z" w16du:dateUtc="2026-09-20T20:03:00Z">
        <w:r w:rsidR="0065712B">
          <w:delText>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the lath-like, transformation-refined appearance of the AGG-treated wire (</w:delText>
        </w:r>
        <w:r w:rsidR="0065712B">
          <w:rPr>
            <w:b/>
            <w:bCs/>
          </w:rPr>
          <w:delText>Fig. 1d</w:delText>
        </w:r>
        <w:r w:rsidR="0065712B">
          <w:delText>, Sec. 3.1) points the same way. We note it as the reading the present data favor rather than as an established result; direct calorimetric measurement of the transformation temperatures is required to confirm it, and is the most informative single experiment remaining on this alloy</w:delText>
        </w:r>
      </w:del>
      <w:ins w:id="486" w:author="R2 revision" w:date="2026-09-20T16:03:00Z" w16du:dateUtc="2026-09-20T20:03:00Z">
        <w:r>
          <w:t xml:space="preserve">The calculations place α in the majority at 1200 °C (62–71%, </w:t>
        </w:r>
        <w:r>
          <w:rPr>
            <w:b/>
            <w:bCs/>
          </w:rPr>
          <w:t>Table 3</w:t>
        </w:r>
        <w:r>
          <w:t>), whereas the refinement of the quenched wire places γ in the majority (≈62%); the two agree that the alloy is duplex but not on which phase dominates. The inversion is large — ≈62% γ refined against 29–38% calculated — and it is not peculiar to one pattern, since the pattern of the same wire after deformation is essentially unchanged in relative intensities (</w:t>
        </w:r>
        <w:r>
          <w:rPr>
            <w:b/>
            <w:bCs/>
          </w:rPr>
          <w:t>Fig. 6a</w:t>
        </w:r>
        <w:r>
          <w:t>). Two readings are open and the present data do not decide between them. The first is that the γ was present at 1200 °C in more than the calculated amount, either because the databases — which themselves span 62 to 71% α — overestimate α at that temperature, or because the wire, which enters the strand anneal cold-drawn ≈85% after its last process anneal at 1000 °C (Sec. 2.1), a temperature at which the primary database calculates it to be fully austenitic (</w:t>
        </w:r>
        <w:r>
          <w:rPr>
            <w:b/>
            <w:bCs/>
          </w:rPr>
          <w:t>Fig. 9b</w:t>
        </w:r>
        <w:r>
          <w:t>), was not carried to the 1200 °C equilibrium in the time available; phase fractions were not measured for the 40-minute condition (</w:t>
        </w:r>
        <w:r>
          <w:rPr>
            <w:b/>
            <w:bCs/>
          </w:rPr>
          <w:t>Fig. 1c</w:t>
        </w:r>
        <w:r>
          <w:t xml:space="preserve">) or for the cyclically treated condition (Sec. 3.3), so this sub-reading is untested here. The second is that part of the α present at temperature transformed to γ on cooling; since γ is the transformation product in this system (Sec. 3.3), a martensitic α → γ reaction during the quench would invert the ratio and would place the martensite start temperature above room temperature. The EDS partitioning of </w:t>
        </w:r>
        <w:r>
          <w:rPr>
            <w:b/>
            <w:bCs/>
          </w:rPr>
          <w:t>Fig. 1b</w:t>
        </w:r>
        <w:r>
          <w:t xml:space="preserve"> </w:t>
        </w:r>
        <w:r>
          <w:t xml:space="preserve">does not discriminate between the readings. The Al-rich and Mn-rich constituents are the partitioning expected between α and γ at 1200 °C under either reading, and a martensitic γ formed from α on the quench would inherit that α’s Al-rich composition [35] </w:t>
        </w:r>
        <w:r>
          <w:t xml:space="preserve">and so would not be separated from α by chemistry alone; the EDS result is reported qualitatively (Sec. 3.1), without a map of composition against crystal structure and without a fraction of either constituent. The microstructural test is a phase map with composition on the same area (EBSD with EDS), in which Al-rich regions indexing as FCC would be the signature of the second reading, or an areal fraction of the Mn-rich constituent on the same mount, which the first reading requires to match the ≈62% γ of </w:t>
        </w:r>
        <w:r>
          <w:t>the refinement and the second to fall below it; neither was performed. The lath-like appearance of the cyclically treated wire (</w:t>
        </w:r>
        <w:r>
          <w:rPr>
            <w:b/>
            <w:bCs/>
          </w:rPr>
          <w:t>Fig. 1d</w:t>
        </w:r>
        <w:r>
          <w:t>, Sec. 3.1) is consistent with either reading. Neither reading alters the conclusion of this section, which rests on the measured unloading and heating behaviour of Sec. 3.2 (</w:t>
        </w:r>
        <w:r>
          <w:rPr>
            <w:b/>
            <w:bCs/>
          </w:rPr>
          <w:t>Figs. 2 and 3a</w:t>
        </w:r>
        <w:r>
          <w:t>) and on the duplex constitution calculated for 1200 °C (Sec. 3.4) and observed after quenching from it (Secs. 3.1 and 3.3), not on when the γ formed. The direct test of whether a transformation occurs on cooling is differential scanning calorimetry of the strand-annealed wire through heating and cooling, with the benchmark wire as the control; it has not been performed, and the question is carried as open in Sec. 4.4</w:t>
        </w:r>
      </w:ins>
      <w:r>
        <w:t>.</w:t>
      </w:r>
    </w:p>
    <w:p w14:paraId="69EE8FF9" w14:textId="77777777" w:rsidR="00B8460C" w:rsidRDefault="00AF4818">
      <w:pPr>
        <w:pStyle w:val="BodyText"/>
      </w:pPr>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w:t>
      </w:r>
      <w:ins w:id="487" w:author="R2 revision" w:date="2026-09-20T16:03:00Z" w16du:dateUtc="2026-09-20T20:03:00Z">
        <w:r>
          <w:t>, on the equilibrium calculation of Sec. 3.4,</w:t>
        </w:r>
      </w:ins>
      <w:r>
        <w:t xml:space="preserve"> unavailable to this composition at any temperature</w:t>
      </w:r>
      <w:ins w:id="488" w:author="R2 revision" w:date="2026-09-20T16:03:00Z" w16du:dateUtc="2026-09-20T20:03:00Z">
        <w:r>
          <w:t xml:space="preserve"> in the solid state</w:t>
        </w:r>
      </w:ins>
      <w:r>
        <w:t>. This is a stronger statement than the absence of a B2 reflection alone would support, and it accounts for the failure of the 200 °C ageing treatment (</w:t>
      </w:r>
      <w:r>
        <w:rPr>
          <w:b/>
          <w:bCs/>
        </w:rPr>
        <w:t>Fig. 2h</w:t>
      </w:r>
      <w:r>
        <w:t>) to induce any pseudo-elastic response.</w:t>
      </w:r>
    </w:p>
    <w:p w14:paraId="00163CEC" w14:textId="77777777" w:rsidR="00B8460C" w:rsidRDefault="00AF4818">
      <w:pPr>
        <w:pStyle w:val="BodyText"/>
      </w:pPr>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w:t>
      </w:r>
      <w:del w:id="489" w:author="R2 revision" w:date="2026-09-20T16:03:00Z" w16du:dateUtc="2026-09-20T20:03:00Z">
        <w:r w:rsidR="0065712B">
          <w:delText>31,</w:delText>
        </w:r>
      </w:del>
      <w:r>
        <w:t>32</w:t>
      </w:r>
      <w:ins w:id="490" w:author="R2 revision" w:date="2026-09-20T16:03:00Z" w16du:dateUtc="2026-09-20T20:03:00Z">
        <w:r>
          <w:t>,33</w:t>
        </w:r>
      </w:ins>
      <w:r>
        <w:t>] and showed no response whatever (</w:t>
      </w:r>
      <w:r>
        <w:rPr>
          <w:b/>
          <w:bCs/>
        </w:rPr>
        <w:t>Fig. 2h</w:t>
      </w:r>
      <w:r>
        <w:t xml:space="preserve">, indistinguishable from the unaged </w:t>
      </w:r>
      <w:r>
        <w:rPr>
          <w:b/>
          <w:bCs/>
        </w:rPr>
        <w:t>Fig. 2g</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p>
    <w:p w14:paraId="702BC7B4" w14:textId="77777777" w:rsidR="00B8460C" w:rsidRDefault="00AF4818">
      <w:pPr>
        <w:pStyle w:val="BodyText"/>
      </w:pPr>
      <w:r>
        <w:t>Furthermore, mechanical and structural analyses indicate that the LLM-alloy accommodates macroscopic deformation via irreversible dislocation slip rather than phase transitions. Coherent, ordered β-NiAl (B2) precipitates within a BCC matrix contribute to, rather than solely determine, the transformation reversibility of the benchmark [</w:t>
      </w:r>
      <w:del w:id="491" w:author="R2 revision" w:date="2026-09-20T16:03:00Z" w16du:dateUtc="2026-09-20T20:03:00Z">
        <w:r w:rsidR="0065712B">
          <w:delText>35</w:delText>
        </w:r>
      </w:del>
      <w:ins w:id="492" w:author="R2 revision" w:date="2026-09-20T16:03:00Z" w16du:dateUtc="2026-09-20T20:03:00Z">
        <w:r>
          <w:t>36</w:t>
        </w:r>
      </w:ins>
      <w:r>
        <w:t>]</w:t>
      </w:r>
      <w:r>
        <w:t>; parent-phase stability, transformation temperature, grain size, crystallographic orientation and texture, and the competition between the transformation stress and the plastic yield stress all bear on whether a stress-induced transformation can proceed reversibly. The precipitates are not even a purely mechanical contribution: by drawing Ni and Al out of solution they alter the composition of the matrix that surrounds them, and hence its transformation temperatures, so that the same ageing treatment shift</w:t>
      </w:r>
      <w:r>
        <w:t>s both the obstacle field and the thermodynamic setting in which the transformation must occur</w:t>
      </w:r>
      <w:r>
        <w:t xml:space="preserve"> [</w:t>
      </w:r>
      <w:del w:id="493" w:author="R2 revision" w:date="2026-09-20T16:03:00Z" w16du:dateUtc="2026-09-20T20:03:00Z">
        <w:r w:rsidR="0065712B">
          <w:delText>36</w:delText>
        </w:r>
      </w:del>
      <w:ins w:id="494" w:author="R2 revision" w:date="2026-09-20T16:03:00Z" w16du:dateUtc="2026-09-20T20:03:00Z">
        <w:r>
          <w:t>37</w:t>
        </w:r>
      </w:ins>
      <w:r>
        <w:t>]</w:t>
      </w:r>
      <w:r>
        <w:t xml:space="preserve">. In the LLM-alloy the ordered phase that forms is D0₃ Fe₃Al, present as a bulk constituent rather than as a fine coherent dispersion, so it does not raise the resistance to plastic flow in the way that B2 does in the benchmark. This is confirmed by the post-deformation synchrotron XRD patterns, where the transition from sharp, discrete spots to broad, partially arced rings reflects dislocation multiplication and sub-grain formation. Thus, the microstructural state of the LLM-alloy remains highly stable at </w:t>
      </w:r>
      <w:r>
        <w:t>1200 °C, favoring dislocation- or twinning-mediated plasticity over stress-induced martensitic transformation.</w:t>
      </w:r>
    </w:p>
    <w:p w14:paraId="5A993768" w14:textId="77777777" w:rsidR="00B8460C" w:rsidRDefault="00AF4818">
      <w:pPr>
        <w:pStyle w:val="Heading2"/>
      </w:pPr>
      <w:bookmarkStart w:id="495" w:name="the-role-of-carbon"/>
      <w:bookmarkEnd w:id="453"/>
      <w:r>
        <w:t>4.2 The role of carbon</w:t>
      </w:r>
    </w:p>
    <w:p w14:paraId="42EF715D" w14:textId="77777777" w:rsidR="00B8460C" w:rsidRDefault="00AF4818">
      <w:pPr>
        <w:pStyle w:val="FirstParagraph"/>
      </w:pPr>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p>
    <w:p w14:paraId="76DCDBCB" w14:textId="77777777" w:rsidR="00B8460C" w:rsidRDefault="00AF4818">
      <w:pPr>
        <w:pStyle w:val="BodyText"/>
      </w:pPr>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p>
    <w:p w14:paraId="11E8E0E0" w14:textId="77777777" w:rsidR="00B8460C" w:rsidRDefault="00AF4818">
      <w:pPr>
        <w:pStyle w:val="BodyText"/>
      </w:pPr>
      <w:r>
        <w:t>The result is unambiguous and reproduces across all three databases (</w:t>
      </w:r>
      <w:r>
        <w:rPr>
          <w:b/>
          <w:bCs/>
        </w:rPr>
        <w:t>Table 3</w:t>
      </w:r>
      <w:r>
        <w:t xml:space="preserve">). Deleting 0.45 at% (≈0.10 wt%) carbon </w:t>
      </w:r>
      <w:del w:id="496" w:author="R2 revision" w:date="2026-09-20T16:03:00Z" w16du:dateUtc="2026-09-20T20:03:00Z">
        <w:r w:rsidR="0065712B">
          <w:delText>moves the α solvus of the LLM-alloy from ≈1340</w:delText>
        </w:r>
      </w:del>
      <w:ins w:id="497" w:author="R2 revision" w:date="2026-09-20T16:03:00Z" w16du:dateUtc="2026-09-20T20:03:00Z">
        <w:r>
          <w:t>creates a single-phase α field where none existed — one that opens at ≈1130–1160</w:t>
        </w:r>
      </w:ins>
      <w:r>
        <w:t xml:space="preserve"> °C </w:t>
      </w:r>
      <w:ins w:id="498" w:author="R2 revision" w:date="2026-09-20T16:03:00Z" w16du:dateUtc="2026-09-20T20:03:00Z">
        <w:r>
          <w:t xml:space="preserve">and extends </w:t>
        </w:r>
      </w:ins>
      <w:r>
        <w:t xml:space="preserve">to </w:t>
      </w:r>
      <w:del w:id="499" w:author="R2 revision" w:date="2026-09-20T16:03:00Z" w16du:dateUtc="2026-09-20T20:03:00Z">
        <w:r w:rsidR="0065712B">
          <w:delText>≈1150 °C, a shift of roughly 190 °C,</w:delText>
        </w:r>
      </w:del>
      <w:ins w:id="500" w:author="R2 revision" w:date="2026-09-20T16:03:00Z" w16du:dateUtc="2026-09-20T20:03:00Z">
        <w:r>
          <w:t>the solidus in all three databases —</w:t>
        </w:r>
      </w:ins>
      <w:r>
        <w:t xml:space="preserve"> and converts the equilibrium constitution at 1200 °C from a 62–71% α + 29–38% γ mixture into 100% α</w:t>
      </w:r>
      <w:del w:id="501" w:author="R2 revision" w:date="2026-09-20T16:03:00Z" w16du:dateUtc="2026-09-20T20:03:00Z">
        <w:r w:rsidR="0065712B">
          <w:delText xml:space="preserve"> —</w:delText>
        </w:r>
      </w:del>
      <w:ins w:id="502" w:author="R2 revision" w:date="2026-09-20T16:03:00Z" w16du:dateUtc="2026-09-20T20:03:00Z">
        <w:r>
          <w:t>,</w:t>
        </w:r>
      </w:ins>
      <w:r>
        <w:t xml:space="preserve"> the same single-phase state the benchmark alloy reaches at that temperature. Carbon, at a concentration of one part in a thousand by weight, is what closes the solution-treatment window on which the entire processing route depends.</w:t>
      </w:r>
    </w:p>
    <w:p w14:paraId="2E07BB08" w14:textId="77777777" w:rsidR="00B8460C" w:rsidRDefault="00AF4818">
      <w:pPr>
        <w:pStyle w:val="BodyText"/>
      </w:pPr>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 xml:space="preserve">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w:t>
      </w:r>
      <w:del w:id="503" w:author="R2 revision" w:date="2026-09-20T16:03:00Z" w16du:dateUtc="2026-09-20T20:03:00Z">
        <w:r w:rsidR="0065712B">
          <w:delText>has no influence whatever on</w:delText>
        </w:r>
      </w:del>
      <w:ins w:id="504" w:author="R2 revision" w:date="2026-09-20T16:03:00Z" w16du:dateUtc="2026-09-20T20:03:00Z">
        <w:r>
          <w:t>does not create</w:t>
        </w:r>
      </w:ins>
      <w:r>
        <w:t xml:space="preserve"> the </w:t>
      </w:r>
      <w:del w:id="505" w:author="R2 revision" w:date="2026-09-20T16:03:00Z" w16du:dateUtc="2026-09-20T20:03:00Z">
        <w:r w:rsidR="0065712B">
          <w:delText>α solvus</w:delText>
        </w:r>
      </w:del>
      <w:ins w:id="506" w:author="R2 revision" w:date="2026-09-20T16:03:00Z" w16du:dateUtc="2026-09-20T20:03:00Z">
        <w:r>
          <w:t>missing field</w:t>
        </w:r>
      </w:ins>
      <w:r>
        <w:t xml:space="preserve"> — with carbon present </w:t>
      </w:r>
      <w:del w:id="507" w:author="R2 revision" w:date="2026-09-20T16:03:00Z" w16du:dateUtc="2026-09-20T20:03:00Z">
        <w:r w:rsidR="0065712B">
          <w:delText>it stays</w:delText>
        </w:r>
      </w:del>
      <w:ins w:id="508" w:author="R2 revision" w:date="2026-09-20T16:03:00Z" w16du:dateUtc="2026-09-20T20:03:00Z">
        <w:r>
          <w:t>the alloy is still α + γ</w:t>
        </w:r>
      </w:ins>
      <w:r>
        <w:t xml:space="preserve"> at </w:t>
      </w:r>
      <w:del w:id="509" w:author="R2 revision" w:date="2026-09-20T16:03:00Z" w16du:dateUtc="2026-09-20T20:03:00Z">
        <w:r w:rsidR="0065712B">
          <w:delText>1340 °C</w:delText>
        </w:r>
      </w:del>
      <w:ins w:id="510" w:author="R2 revision" w:date="2026-09-20T16:03:00Z" w16du:dateUtc="2026-09-20T20:03:00Z">
        <w:r>
          <w:t>the onset of melting at every nickel content</w:t>
        </w:r>
      </w:ins>
      <w:r>
        <w:t xml:space="preserve"> from 4.2 to 7.8 at%</w:t>
      </w:r>
      <w:del w:id="511" w:author="R2 revision" w:date="2026-09-20T16:03:00Z" w16du:dateUtc="2026-09-20T20:03:00Z">
        <w:r w:rsidR="0065712B">
          <w:delText xml:space="preserve"> Ni, unchanged to within the resolution of the calculation</w:delText>
        </w:r>
      </w:del>
      <w:r>
        <w:t xml:space="preserve"> — so</w:t>
      </w:r>
      <w:r>
        <w:t xml:space="preserve"> </w:t>
      </w:r>
      <w:r>
        <w:rPr>
          <w:b/>
          <w:bCs/>
        </w:rPr>
        <w:t>restoring the benchmark’s own nickel content to this alloy would not have opened the solution-treatment window</w:t>
      </w:r>
      <w:del w:id="512" w:author="R2 revision" w:date="2026-09-20T16:03:00Z" w16du:dateUtc="2026-09-20T20:03:00Z">
        <w:r w:rsidR="0065712B">
          <w:rPr>
            <w:b/>
            <w:bCs/>
          </w:rPr>
          <w:delText xml:space="preserve"> by a single degree.</w:delText>
        </w:r>
      </w:del>
      <w:ins w:id="513" w:author="R2 revision" w:date="2026-09-20T16:03:00Z" w16du:dateUtc="2026-09-20T20:03:00Z">
        <w:r>
          <w:rPr>
            <w:b/>
            <w:bCs/>
          </w:rPr>
          <w:t>.</w:t>
        </w:r>
      </w:ins>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p>
    <w:p w14:paraId="799EEA95" w14:textId="77777777" w:rsidR="00B8460C" w:rsidRDefault="00AF4818">
      <w:pPr>
        <w:pStyle w:val="BodyText"/>
      </w:pPr>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w:t>
      </w:r>
      <w:del w:id="514" w:author="R2 revision" w:date="2026-09-20T16:03:00Z" w16du:dateUtc="2026-09-20T20:03:00Z">
        <w:r w:rsidR="0065712B">
          <w:delText>37</w:delText>
        </w:r>
      </w:del>
      <w:ins w:id="515" w:author="R2 revision" w:date="2026-09-20T16:03:00Z" w16du:dateUtc="2026-09-20T20:03:00Z">
        <w:r>
          <w:t>38</w:t>
        </w:r>
      </w:ins>
      <w:r>
        <w:t xml:space="preserve">]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p>
    <w:p w14:paraId="609A5DAC" w14:textId="77777777" w:rsidR="00B8460C" w:rsidRDefault="00AF4818">
      <w:pPr>
        <w:pStyle w:val="BodyText"/>
      </w:pPr>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9b</w:t>
      </w:r>
      <w:r>
        <w:t>) and the carbon-free control (</w:t>
      </w:r>
      <w:r>
        <w:rPr>
          <w:b/>
          <w:bCs/>
        </w:rPr>
        <w:t>Fig. 9c</w:t>
      </w:r>
      <w:r>
        <w:t xml:space="preserve">)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p>
    <w:p w14:paraId="1D087FF4" w14:textId="77777777" w:rsidR="00B8460C" w:rsidRDefault="00AF4818">
      <w:pPr>
        <w:pStyle w:val="BodyText"/>
      </w:pPr>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p>
    <w:p w14:paraId="6A217FC4" w14:textId="77777777" w:rsidR="00B8460C" w:rsidRDefault="00AF4818">
      <w:pPr>
        <w:pStyle w:val="BodyText"/>
      </w:pPr>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p>
    <w:p w14:paraId="222F7106" w14:textId="77777777" w:rsidR="00B8460C" w:rsidRDefault="00AF4818">
      <w:pPr>
        <w:pStyle w:val="BodyText"/>
      </w:pPr>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 xml:space="preserve">he intended 1200 °C solution treatment was found to lie </w:t>
      </w:r>
      <w:del w:id="516" w:author="R2 revision" w:date="2026-09-20T16:03:00Z" w16du:dateUtc="2026-09-20T20:03:00Z">
        <w:r w:rsidR="0065712B">
          <w:delText>140 °C below</w:delText>
        </w:r>
      </w:del>
      <w:ins w:id="517" w:author="R2 revision" w:date="2026-09-20T16:03:00Z" w16du:dateUtc="2026-09-20T20:03:00Z">
        <w:r>
          <w:t>in a two-phase field that persists up to</w:t>
        </w:r>
      </w:ins>
      <w:r>
        <w:t xml:space="preserve"> the alloy’s </w:t>
      </w:r>
      <w:del w:id="518" w:author="R2 revision" w:date="2026-09-20T16:03:00Z" w16du:dateUtc="2026-09-20T20:03:00Z">
        <w:r w:rsidR="0065712B">
          <w:delText>single-phase α field</w:delText>
        </w:r>
      </w:del>
      <w:ins w:id="519" w:author="R2 revision" w:date="2026-09-20T16:03:00Z" w16du:dateUtc="2026-09-20T20:03:00Z">
        <w:r>
          <w:t>melting point</w:t>
        </w:r>
      </w:ins>
      <w:r>
        <w:t>.</w:t>
      </w:r>
    </w:p>
    <w:p w14:paraId="110FBF76" w14:textId="77777777" w:rsidR="00B8460C" w:rsidRDefault="00AF4818">
      <w:pPr>
        <w:pStyle w:val="Heading2"/>
      </w:pPr>
      <w:bookmarkStart w:id="520" w:name="X14190cefc5af7e6c61eb8a7f0ac8ec72264613c"/>
      <w:bookmarkEnd w:id="495"/>
      <w:r>
        <w:t>4.3 Anneal-temperature dependence of mechanical properties</w:t>
      </w:r>
    </w:p>
    <w:p w14:paraId="2430C1E6" w14:textId="77777777" w:rsidR="00B8460C" w:rsidRDefault="00AF4818">
      <w:pPr>
        <w:pStyle w:val="FirstParagraph"/>
      </w:pPr>
      <w:r>
        <w:t>Although the LLM-alloy did not show super-elastic behavior, its monotonic tensile behavior varies strongly with annealing temperature, and the trends are exactly those expected for a cold-drawn wire passing through recovery, recrystallization, and grain growth. Reading these as a survey rather than a designed experiment, three regimes emerge.</w:t>
      </w:r>
    </w:p>
    <w:p w14:paraId="7D8B5896" w14:textId="77777777" w:rsidR="00B8460C" w:rsidRDefault="00AF4818">
      <w:pPr>
        <w:pStyle w:val="BodyText"/>
      </w:pPr>
      <w:r>
        <w:t>At the lowest temperatures (600–700 °C) the wire is very strong but essentially brittle: tensile strengths of ≈1876–2254 MPa and yield strengths of ≈1635–1908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w:t>
      </w:r>
      <w:r>
        <w:t>ng is what sustains the high strength, and the small ductility gains in this window reflect stress relief rather than any genuine restoration of formability; the wire still fractures soon after yield.</w:t>
      </w:r>
    </w:p>
    <w:p w14:paraId="65D26FFF" w14:textId="77777777" w:rsidR="00B8460C" w:rsidRDefault="00AF4818">
      <w:pPr>
        <w:pStyle w:val="BodyText"/>
      </w:pPr>
      <w:r>
        <w:t>The abrupt change near 800 °C is consistent with the onset of recrystallization. Elongation jumps from 2.2% at 700 °C to 26.1% at 800 °C, while tensile strength falls from 1876 to 1209 MPa and yield strength from 1635 to 1151 MPa. A discontinuity of this kind — rather than a smooth softening — is the signature of recrystallization: new equiaxed, strain-free grains nucleate and consume the deformed matrix, removing most of the stored dislocation content and abruptly restoring ductility. We infer the recrysta</w:t>
      </w:r>
      <w:r>
        <w:t>llization threshold from the mechanical response rather than observe it directly, since micrographs were not taken at every anneal temperature; electron backscatter diffraction across the anneal series would settle it.</w:t>
      </w:r>
    </w:p>
    <w:p w14:paraId="551F6D11" w14:textId="77777777" w:rsidR="00B8460C" w:rsidRDefault="00AF4818">
      <w:pPr>
        <w:pStyle w:val="BodyText"/>
      </w:pPr>
      <w:r>
        <w:t>From 800 to 1200 °C the behaviour is that of a recrystallized wire in which the dominant process is grain growth. Yield strength falls monotonically with temperature (1151 → 519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structural metal whose flow st</w:t>
      </w:r>
      <w:r>
        <w:t>ress is grain-size controlled. Above 1000 °C, elongation eases back slightly (29.1% at 1100 °C, 25.6% at 1200 °C), which we attribute to excessive coarsening reducing uniform elongation even as the matrix continues to soften. Throughout the sweep, the elastic modulus stays within ≈150–162 GPa, as expected for a structure-insensitive property of an essentially unchanged multi-phase mixture.</w:t>
      </w:r>
    </w:p>
    <w:p w14:paraId="31A80071" w14:textId="77777777" w:rsidR="00B8460C" w:rsidRDefault="00AF4818">
      <w:pPr>
        <w:pStyle w:val="BodyText"/>
      </w:pPr>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≈675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519–675 MPa, UTS 968–978 MPa, elongation 25.6–33.0%),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p>
    <w:p w14:paraId="1525ABAC" w14:textId="77777777" w:rsidR="00B8460C" w:rsidRDefault="00AF4818">
      <w:pPr>
        <w:pStyle w:val="Heading2"/>
      </w:pPr>
      <w:bookmarkStart w:id="521" w:name="implications-for-ai-guided-alloy-design"/>
      <w:bookmarkEnd w:id="520"/>
      <w:r>
        <w:t>4.4 Implications for AI-guided alloy design</w:t>
      </w:r>
    </w:p>
    <w:p w14:paraId="613796EF" w14:textId="77777777" w:rsidR="00B8460C" w:rsidRDefault="0065712B">
      <w:pPr>
        <w:pStyle w:val="FirstParagraph"/>
      </w:pPr>
      <w:del w:id="522" w:author="R2 revision" w:date="2026-09-20T16:03:00Z" w16du:dateUtc="2026-09-20T20:03:00Z">
        <w:r>
          <w:delText>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w:delText>
        </w:r>
      </w:del>
      <w:ins w:id="523" w:author="R2 revision" w:date="2026-09-20T16:03:00Z" w16du:dateUtc="2026-09-20T20:03:00Z">
        <w:r w:rsidR="00AF4818">
          <w:t>The workflow that produced this alloy should be stated before its outcome is interpreted, because the outcome belongs to that workflow and not to AI-assisted design in general. A deep-research agent was asked for lower-cost Fe-based compositions with the potential for super-elasticity; it returned six ranked candidate families, each with a stated rationale and a performance target (Sec. 2.1); one candidate was chosen and melted; and between the report and the melt no calculation of phase stability was made.</w:t>
        </w:r>
      </w:ins>
      <w:r w:rsidR="00AF4818">
        <w:t xml:space="preserve"> As shown in this study, the LLM-hypothesized alloy developed a stable multiphase microstructure consisting mainly of FCC γ and BCC α phases, and neither mechanical testing nor synchrotron diffraction provided evidence of stress-induced martensitic transformation</w:t>
      </w:r>
      <w:ins w:id="524" w:author="R2 revision" w:date="2026-09-20T16:03:00Z" w16du:dateUtc="2026-09-20T20:03:00Z">
        <w:r w:rsidR="00AF4818">
          <w:t xml:space="preserve"> in the conditions reported here</w:t>
        </w:r>
      </w:ins>
      <w:r w:rsidR="00AF4818">
        <w:t xml:space="preserve">; deformation was instead accommodated largely by conventional dislocation slip. </w:t>
      </w:r>
      <w:del w:id="525" w:author="R2 revision" w:date="2026-09-20T16:03:00Z" w16du:dateUtc="2026-09-20T20:03:00Z">
        <w:r>
          <w:delText>Although the</w:delText>
        </w:r>
      </w:del>
      <w:ins w:id="526" w:author="R2 revision" w:date="2026-09-20T16:03:00Z" w16du:dateUtc="2026-09-20T20:03:00Z">
        <w:r w:rsidR="00AF4818">
          <w:t>The</w:t>
        </w:r>
      </w:ins>
      <w:r w:rsidR="00AF4818">
        <w:t xml:space="preserve"> composition appeared reasonable from a </w:t>
      </w:r>
      <w:del w:id="527" w:author="R2 revision" w:date="2026-09-20T16:03:00Z" w16du:dateUtc="2026-09-20T20:03:00Z">
        <w:r>
          <w:delText xml:space="preserve">thermodynamic and </w:delText>
        </w:r>
      </w:del>
      <w:r w:rsidR="00AF4818">
        <w:t xml:space="preserve">strengthening </w:t>
      </w:r>
      <w:ins w:id="528" w:author="R2 revision" w:date="2026-09-20T16:03:00Z" w16du:dateUtc="2026-09-20T20:03:00Z">
        <w:r w:rsidR="00AF4818">
          <w:t xml:space="preserve">and literature </w:t>
        </w:r>
      </w:ins>
      <w:r w:rsidR="00AF4818">
        <w:t xml:space="preserve">perspective, </w:t>
      </w:r>
      <w:ins w:id="529" w:author="R2 revision" w:date="2026-09-20T16:03:00Z" w16du:dateUtc="2026-09-20T20:03:00Z">
        <w:r w:rsidR="00AF4818">
          <w:t xml:space="preserve">and </w:t>
        </w:r>
      </w:ins>
      <w:r w:rsidR="00AF4818">
        <w:t xml:space="preserve">the </w:t>
      </w:r>
      <w:del w:id="530" w:author="R2 revision" w:date="2026-09-20T16:03:00Z" w16du:dateUtc="2026-09-20T20:03:00Z">
        <w:r>
          <w:delText>AI model was unable</w:delText>
        </w:r>
      </w:del>
      <w:ins w:id="531" w:author="R2 revision" w:date="2026-09-20T16:03:00Z" w16du:dateUtc="2026-09-20T20:03:00Z">
        <w:r w:rsidR="00AF4818">
          <w:t>rationale attached</w:t>
        </w:r>
      </w:ins>
      <w:r w:rsidR="00AF4818">
        <w:t xml:space="preserve"> to </w:t>
      </w:r>
      <w:del w:id="532" w:author="R2 revision" w:date="2026-09-20T16:03:00Z" w16du:dateUtc="2026-09-20T20:03:00Z">
        <w:r>
          <w:delText>accurately predict</w:delText>
        </w:r>
      </w:del>
      <w:ins w:id="533" w:author="R2 revision" w:date="2026-09-20T16:03:00Z" w16du:dateUtc="2026-09-20T20:03:00Z">
        <w:r w:rsidR="00AF4818">
          <w:t>it (Sec. 1) is coherent on its own terms. What that rationale did not contain, and what nothing later in</w:t>
        </w:r>
      </w:ins>
      <w:r w:rsidR="00AF4818">
        <w:t xml:space="preserve"> the </w:t>
      </w:r>
      <w:del w:id="534" w:author="R2 revision" w:date="2026-09-20T16:03:00Z" w16du:dateUtc="2026-09-20T20:03:00Z">
        <w:r>
          <w:delText>delicate balance among</w:delText>
        </w:r>
      </w:del>
      <w:ins w:id="535" w:author="R2 revision" w:date="2026-09-20T16:03:00Z" w16du:dateUtc="2026-09-20T20:03:00Z">
        <w:r w:rsidR="00AF4818">
          <w:t>workflow supplied, was a check that the parent</w:t>
        </w:r>
      </w:ins>
      <w:r w:rsidR="00AF4818">
        <w:t xml:space="preserve"> phase </w:t>
      </w:r>
      <w:ins w:id="536" w:author="R2 revision" w:date="2026-09-20T16:03:00Z" w16du:dateUtc="2026-09-20T20:03:00Z">
        <w:r w:rsidR="00AF4818">
          <w:t>it specified could be produced by any treatment within the 1200 °C ceiling of Sec. 2.2. That is the limitation this study documents. It is a limitation of the workflow as it was run — a composition-level rationale carried to the furnace without a phase-</w:t>
        </w:r>
      </w:ins>
      <w:r w:rsidR="00AF4818">
        <w:t>stability</w:t>
      </w:r>
      <w:del w:id="537" w:author="R2 revision" w:date="2026-09-20T16:03:00Z" w16du:dateUtc="2026-09-20T20:03:00Z">
        <w:r>
          <w:delText>, transformation driving force, defect structure, precipitation behavior,</w:delText>
        </w:r>
      </w:del>
      <w:r w:rsidR="00AF4818">
        <w:t xml:space="preserve"> and processing</w:t>
      </w:r>
      <w:del w:id="538" w:author="R2 revision" w:date="2026-09-20T16:03:00Z" w16du:dateUtc="2026-09-20T20:03:00Z">
        <w:r>
          <w:delText xml:space="preserve">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delText>
        </w:r>
      </w:del>
      <w:ins w:id="539" w:author="R2 revision" w:date="2026-09-20T16:03:00Z" w16du:dateUtc="2026-09-20T20:03:00Z">
        <w:r w:rsidR="00AF4818">
          <w:t>-window check — and not a demonstrated limit on what an LLM can propose, which one candidate cannot decide</w:t>
        </w:r>
      </w:ins>
      <w:r w:rsidR="00AF4818">
        <w:t>.</w:t>
      </w:r>
    </w:p>
    <w:p w14:paraId="2CA64A88" w14:textId="77777777" w:rsidR="00B8460C" w:rsidRDefault="00AF4818">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What makes this more </w:t>
      </w:r>
      <w:r>
        <w:t>than a general caution is that the report itself named the missing step. Its recommendations call for</w:t>
      </w:r>
      <w:r>
        <w:t xml:space="preserve"> “computational tools, such as CALPHAD for phase diagram prediction and precipitate stability, and Density Functional Theory for understanding precipitate–matrix coherency and energetics” to be “employed to guide experimental design” </w:t>
      </w:r>
      <w:r>
        <w:t>—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w:t>
      </w:r>
      <w:r>
        <w:t>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p>
    <w:p w14:paraId="028618FA" w14:textId="77777777" w:rsidR="00B8460C" w:rsidRDefault="00AF4818">
      <w:pPr>
        <w:pStyle w:val="BodyText"/>
      </w:pPr>
      <w:r>
        <w:t xml:space="preserve">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w:t>
      </w:r>
      <w:ins w:id="540" w:author="R2 revision" w:date="2026-09-20T16:03:00Z" w16du:dateUtc="2026-09-20T20:03:00Z">
        <w:r>
          <w:t xml:space="preserve">A second session, given the processing ceiling and asked to screen its own candidates against it, was not run. It would answer a different question from the one this paper asks: a candidate that passes an equilibrium screen has met a necessary condition, not shown that it transforms — the D0₃ that formed here is not an equilibrium prediction either (Sec. 4.1) — so that question would be answered only once such a candidate is melted and tested, which is a further study. </w:t>
        </w:r>
      </w:ins>
      <w:r>
        <w:t>Three specific tests remain open, and are named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w:t>
      </w:r>
      <w:r>
        <w:t xml:space="preserve">itu patterns cannot (Sec. 3.3). And the carbon-free heat of Sec. 4.2 remains the direct experimental form of the control that was performed here in silico. None of the three is expected to overturn the phase-stability diagnosis, which rests on </w:t>
      </w:r>
      <w:del w:id="541" w:author="R2 revision" w:date="2026-09-20T16:03:00Z" w16du:dateUtc="2026-09-20T20:03:00Z">
        <w:r w:rsidR="0065712B">
          <w:delText xml:space="preserve">where </w:delText>
        </w:r>
      </w:del>
      <w:r>
        <w:t xml:space="preserve">the </w:t>
      </w:r>
      <w:ins w:id="542" w:author="R2 revision" w:date="2026-09-20T16:03:00Z" w16du:dateUtc="2026-09-20T20:03:00Z">
        <w:r>
          <w:t xml:space="preserve">absence of a </w:t>
        </w:r>
      </w:ins>
      <w:r>
        <w:t xml:space="preserve">single-phase α field </w:t>
      </w:r>
      <w:del w:id="543" w:author="R2 revision" w:date="2026-09-20T16:03:00Z" w16du:dateUtc="2026-09-20T20:03:00Z">
        <w:r w:rsidR="0065712B">
          <w:delText>lies relative to</w:delText>
        </w:r>
      </w:del>
      <w:ins w:id="544" w:author="R2 revision" w:date="2026-09-20T16:03:00Z" w16du:dateUtc="2026-09-20T20:03:00Z">
        <w:r>
          <w:t>below</w:t>
        </w:r>
      </w:ins>
      <w:r>
        <w:t xml:space="preserve"> the </w:t>
      </w:r>
      <w:del w:id="545" w:author="R2 revision" w:date="2026-09-20T16:03:00Z" w16du:dateUtc="2026-09-20T20:03:00Z">
        <w:r w:rsidR="0065712B">
          <w:delText>annealing limit</w:delText>
        </w:r>
      </w:del>
      <w:ins w:id="546" w:author="R2 revision" w:date="2026-09-20T16:03:00Z" w16du:dateUtc="2026-09-20T20:03:00Z">
        <w:r>
          <w:t>alloy’s melting point</w:t>
        </w:r>
      </w:ins>
      <w:r>
        <w:t xml:space="preserve"> and is therefore a property of the composition rather than of the treatment; but each bounds a different part of the claim, and the paper does not assert what they would show. </w:t>
      </w:r>
      <w:ins w:id="547" w:author="R2 revision" w:date="2026-09-20T16:03:00Z" w16du:dateUtc="2026-09-20T20:03:00Z">
        <w:r>
          <w:t>A fourth test bears on the interpretation of Sec. 4.1 rather than on the diagnosis: differential scanning calorimetry of the strand-annealed wire, with the benchmark as the control, would establish whether a transformation event occurs on heating or on cooling within the range scanned, which is the point on which the two readings of Sec. 4.1 differ; it would not by itself assign an event to α → γ or quantify the γ formed. It has not been performed. Likewise, the loading–unloading–heating protocol of</w:t>
        </w:r>
        <w:r>
          <w:t xml:space="preserve"> </w:t>
        </w:r>
        <w:r>
          <w:rPr>
            <w:b/>
            <w:bCs/>
          </w:rPr>
          <w:t>Fig. 3</w:t>
        </w:r>
        <w:r>
          <w:t xml:space="preserve"> has not been applied to the cyclically treated 0.36 mm wire (Sec. 3.5); the unloading records of </w:t>
        </w:r>
        <w:r>
          <w:rPr>
            <w:b/>
            <w:bCs/>
          </w:rPr>
          <w:t>Fig. 10</w:t>
        </w:r>
        <w:r>
          <w:t xml:space="preserve"> </w:t>
        </w:r>
        <w:r>
          <w:t xml:space="preserve">bound what that test could show but do not replace it. </w:t>
        </w:r>
      </w:ins>
      <w:r>
        <w:t>What generalises is narrower, and we think more useful. The failure mode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w:t>
      </w:r>
      <w:r>
        <w:t>he diagnosis rather than on the sample size, and it is the claim we make.</w:t>
      </w:r>
    </w:p>
    <w:p w14:paraId="6D78F2ED" w14:textId="77777777" w:rsidR="00B8460C" w:rsidRDefault="00AF4818">
      <w:pPr>
        <w:pStyle w:val="BodyText"/>
        <w:rPr>
          <w:ins w:id="548" w:author="R2 revision" w:date="2026-09-20T16:03:00Z" w16du:dateUtc="2026-09-20T20:03:00Z"/>
        </w:rPr>
      </w:pPr>
      <w:ins w:id="549" w:author="R2 revision" w:date="2026-09-20T16:03:00Z" w16du:dateUtc="2026-09-20T20:03:00Z">
        <w:r>
          <w:t xml:space="preserve">What is claimed here can then be listed, together with what is not. First, this is, to our knowledge, the first LLM-hypothesized shape-memory composition carried physically from proposal through melting, processing and heat treatment to mechanical and synchrotron characterization; Sec. 1 gives the reason such tests are rare and published failures rarer. Second, the failure has a diagnosed mechanism with a control. At the solution-treatment temperature the measured chemistry is calculated to be duplex α + γ </w:t>
        </w:r>
        <w:r>
          <w:t>in three independent databases, the same chemistry with carbon removed is single-phase α in all three, and the benchmark’s single-phase field is reproduced without fitting in the two databases able to carry it (Table 3, Fig. 9a); the duplex constitution the calculation predicts is the one observed in its phases, though not in its majority phase (Secs. 3.1, 3.3 and 4.1). The failure mode is therefore documented rather than surmised: a required phase field lying in the wrong place relative to the processing w</w:t>
        </w:r>
        <w:r>
          <w:t>indow, at a carbon content inside the range the agent’s own hypothesis specified — 0.1–0.3 wt%, with the melt at the minimum (Sec. 2.1). Third, the record shows where the workflow stopped: the report recommended a CALPHAD check and the melt proceeded without one. What is not claimed as new is the check itself. Screening a candidate composition against its intended processing window by equilibrium calculation is an established step in conventional alloy design</w:t>
        </w:r>
        <w:r>
          <w:t xml:space="preserve"> [26], and the report’s own recommendation shows the agent treated it as one. The finding is that an LLM-assisted workflow omitted that established step, that the omission cost the heat and the work reported here, and that it was diagnosable before melting from the nominal composition and the processing ceiling alone (Sec. 3.4).</w:t>
        </w:r>
      </w:ins>
    </w:p>
    <w:p w14:paraId="540C7293" w14:textId="77777777" w:rsidR="00B8460C" w:rsidRDefault="00AF4818">
      <w:pPr>
        <w:pStyle w:val="BodyText"/>
      </w:pPr>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p>
    <w:p w14:paraId="7C944159" w14:textId="77777777" w:rsidR="00B8460C" w:rsidRDefault="00AF4818">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 xml:space="preserve">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w:t>
      </w:r>
      <w:del w:id="550" w:author="R2 revision" w:date="2026-09-20T16:03:00Z" w16du:dateUtc="2026-09-20T20:03:00Z">
        <w:r w:rsidR="0065712B">
          <w:delText>viewed</w:delText>
        </w:r>
      </w:del>
      <w:ins w:id="551" w:author="R2 revision" w:date="2026-09-20T16:03:00Z" w16du:dateUtc="2026-09-20T20:03:00Z">
        <w:r>
          <w:t>read</w:t>
        </w:r>
      </w:ins>
      <w:r>
        <w:t xml:space="preserve"> not as a failure of AI itself, </w:t>
      </w:r>
      <w:del w:id="552" w:author="R2 revision" w:date="2026-09-20T16:03:00Z" w16du:dateUtc="2026-09-20T20:03:00Z">
        <w:r w:rsidR="0065712B">
          <w:delText>but</w:delText>
        </w:r>
      </w:del>
      <w:ins w:id="553" w:author="R2 revision" w:date="2026-09-20T16:03:00Z" w16du:dateUtc="2026-09-20T20:03:00Z">
        <w:r>
          <w:t>nor</w:t>
        </w:r>
      </w:ins>
      <w:r>
        <w:t xml:space="preserve"> as </w:t>
      </w:r>
      <w:del w:id="554" w:author="R2 revision" w:date="2026-09-20T16:03:00Z" w16du:dateUtc="2026-09-20T20:03:00Z">
        <w:r w:rsidR="0065712B">
          <w:delText>evidence that</w:delText>
        </w:r>
      </w:del>
      <w:ins w:id="555" w:author="R2 revision" w:date="2026-09-20T16:03:00Z" w16du:dateUtc="2026-09-20T20:03:00Z">
        <w:r>
          <w:t>a measure of what</w:t>
        </w:r>
      </w:ins>
      <w:r>
        <w:t xml:space="preserve"> current </w:t>
      </w:r>
      <w:del w:id="556" w:author="R2 revision" w:date="2026-09-20T16:03:00Z" w16du:dateUtc="2026-09-20T20:03:00Z">
        <w:r w:rsidR="0065712B">
          <w:delText xml:space="preserve">AI </w:delText>
        </w:r>
      </w:del>
      <w:r>
        <w:t xml:space="preserve">models </w:t>
      </w:r>
      <w:del w:id="557" w:author="R2 revision" w:date="2026-09-20T16:03:00Z" w16du:dateUtc="2026-09-20T20:03:00Z">
        <w:r w:rsidR="0065712B">
          <w:delText>have not yet fully captured</w:delText>
        </w:r>
      </w:del>
      <w:ins w:id="558" w:author="R2 revision" w:date="2026-09-20T16:03:00Z" w16du:dateUtc="2026-09-20T20:03:00Z">
        <w:r>
          <w:t>can or cannot capture, but as a documented instance of a design workflow that stopped one calculation short of</w:t>
        </w:r>
      </w:ins>
      <w:r>
        <w:t xml:space="preserve"> the </w:t>
      </w:r>
      <w:del w:id="559" w:author="R2 revision" w:date="2026-09-20T16:03:00Z" w16du:dateUtc="2026-09-20T20:03:00Z">
        <w:r w:rsidR="0065712B">
          <w:delText>complexity of structure–processing–property relationships in shape memory alloys</w:delText>
        </w:r>
      </w:del>
      <w:ins w:id="560" w:author="R2 revision" w:date="2026-09-20T16:03:00Z" w16du:dateUtc="2026-09-20T20:03:00Z">
        <w:r>
          <w:t>check its own output recommended</w:t>
        </w:r>
      </w:ins>
      <w:r>
        <w:t>.</w:t>
      </w:r>
    </w:p>
    <w:p w14:paraId="5E9BEC44" w14:textId="77777777" w:rsidR="00B8460C" w:rsidRDefault="00AF4818">
      <w:r>
        <w:pict>
          <v:rect id="_x0000_i1030" style="width:0;height:1.5pt" o:hralign="center" o:hrstd="t" o:hr="t"/>
        </w:pict>
      </w:r>
    </w:p>
    <w:p w14:paraId="1EC3CD23" w14:textId="77777777" w:rsidR="00B8460C" w:rsidRDefault="00AF4818">
      <w:pPr>
        <w:pStyle w:val="Heading1"/>
      </w:pPr>
      <w:bookmarkStart w:id="561" w:name="conclusions"/>
      <w:bookmarkEnd w:id="452"/>
      <w:bookmarkEnd w:id="521"/>
      <w:r>
        <w:t>5. Conclusions</w:t>
      </w:r>
    </w:p>
    <w:p w14:paraId="58A188C9" w14:textId="77777777" w:rsidR="00B8460C" w:rsidRDefault="00AF4818">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under the same nominal processing route.</w:t>
      </w:r>
    </w:p>
    <w:p w14:paraId="48097564" w14:textId="77777777" w:rsidR="00B8460C" w:rsidRDefault="00AF4818">
      <w:pPr>
        <w:pStyle w:val="BodyText"/>
      </w:pPr>
      <w:r>
        <w:t>What was observed is the following. The LLM-alloy proved readily castable and drew to 0.36 mm wire without difficulty. Across seven anneal temperatures its 0.2% proof stress fell from 1908 to 519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w:t>
      </w:r>
      <w:r>
        <w:t>g. Synchrotron diffraction found the LLM-alloy to be a duplex FCC γ + BCC α mixture carrying a minor ordered D0₃ Fe₃Al phase, with a pattern unchanged by 10% strain, whereas the benchmark’s diffracted intensities changed markedly with deformation.</w:t>
      </w:r>
    </w:p>
    <w:p w14:paraId="2DE94629" w14:textId="77777777" w:rsidR="00B8460C" w:rsidRDefault="00AF4818">
      <w:pPr>
        <w:pStyle w:val="BodyText"/>
      </w:pPr>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p>
    <w:p w14:paraId="69355BA6" w14:textId="77777777" w:rsidR="00B8460C" w:rsidRDefault="00AF4818">
      <w:pPr>
        <w:pStyle w:val="BodyText"/>
      </w:pPr>
      <w:r>
        <w:t xml:space="preserve">Equilibrium CALPHAD calculations, performed with three independent open databases and validated against the benchmark alloy, </w:t>
      </w:r>
      <w:del w:id="562" w:author="R2 revision" w:date="2026-09-20T16:03:00Z" w16du:dateUtc="2026-09-20T20:03:00Z">
        <w:r w:rsidR="0065712B">
          <w:delText>identify</w:delText>
        </w:r>
      </w:del>
      <w:ins w:id="563" w:author="R2 revision" w:date="2026-09-20T16:03:00Z" w16du:dateUtc="2026-09-20T20:03:00Z">
        <w:r>
          <w:t>indicate</w:t>
        </w:r>
      </w:ins>
      <w:r>
        <w:t xml:space="preserve"> the origin of this failure. The benchmark solution-treats to single-phase α at 1200 °C and orders on cooling below ≈1090 °C to the ≈20% ordered bcc that its processing route requires. The LLM-alloy does neither: at 1200 °C it is a two-phase α + γ mixture, and </w:t>
      </w:r>
      <w:del w:id="564" w:author="R2 revision" w:date="2026-09-20T16:03:00Z" w16du:dateUtc="2026-09-20T20:03:00Z">
        <w:r w:rsidR="0065712B">
          <w:delText>its</w:delText>
        </w:r>
      </w:del>
      <w:ins w:id="565" w:author="R2 revision" w:date="2026-09-20T16:03:00Z" w16du:dateUtc="2026-09-20T20:03:00Z">
        <w:r>
          <w:t>it begins to melt — at ≈1240–1300 °C depending on the database — before any</w:t>
        </w:r>
      </w:ins>
      <w:r>
        <w:t xml:space="preserve"> single-phase α field </w:t>
      </w:r>
      <w:del w:id="566" w:author="R2 revision" w:date="2026-09-20T16:03:00Z" w16du:dateUtc="2026-09-20T20:03:00Z">
        <w:r w:rsidR="0065712B">
          <w:delText>lies at ≈1340 °C, above the temperature at which the alloy can be annealed without oxidation or incipient melting.</w:delText>
        </w:r>
      </w:del>
      <w:ins w:id="567" w:author="R2 revision" w:date="2026-09-20T16:03:00Z" w16du:dateUtc="2026-09-20T20:03:00Z">
        <w:r>
          <w:t>opens.</w:t>
        </w:r>
      </w:ins>
      <w:r>
        <w:t xml:space="preserve"> Removing carbon alone from the measured chemistry, with every other element held fixed, </w:t>
      </w:r>
      <w:del w:id="568" w:author="R2 revision" w:date="2026-09-20T16:03:00Z" w16du:dateUtc="2026-09-20T20:03:00Z">
        <w:r w:rsidR="0065712B">
          <w:delText>lowers</w:delText>
        </w:r>
      </w:del>
      <w:ins w:id="569" w:author="R2 revision" w:date="2026-09-20T16:03:00Z" w16du:dateUtc="2026-09-20T20:03:00Z">
        <w:r>
          <w:t>opens</w:t>
        </w:r>
      </w:ins>
      <w:r>
        <w:t xml:space="preserve"> that field </w:t>
      </w:r>
      <w:del w:id="570" w:author="R2 revision" w:date="2026-09-20T16:03:00Z" w16du:dateUtc="2026-09-20T20:03:00Z">
        <w:r w:rsidR="0065712B">
          <w:delText>to ≈1150</w:delText>
        </w:r>
      </w:del>
      <w:ins w:id="571" w:author="R2 revision" w:date="2026-09-20T16:03:00Z" w16du:dateUtc="2026-09-20T20:03:00Z">
        <w:r>
          <w:t>at ≈1130–1160</w:t>
        </w:r>
      </w:ins>
      <w:r>
        <w:t xml:space="preserve"> °C and restores the single-phase state at 1200 °C in all three databases. A carbon addition of ≈0.10 wt%, the smallest compositional change of the five that distinguish the two alloys, is therefore sufficient to close the processing window on which super-elasticity depends.</w:t>
      </w:r>
    </w:p>
    <w:p w14:paraId="2D3AA25A" w14:textId="188B3335" w:rsidR="00E47456" w:rsidRDefault="0065712B">
      <w:pPr>
        <w:pStyle w:val="BodyText"/>
        <w:rPr>
          <w:del w:id="572" w:author="R2 revision" w:date="2026-09-20T16:03:00Z" w16du:dateUtc="2026-09-20T20:03:00Z"/>
        </w:rPr>
      </w:pPr>
      <w:del w:id="573" w:author="R2 revision" w:date="2026-09-20T16:03:00Z" w16du:dateUtc="2026-09-20T20:03:00Z">
        <w:r>
          <w:delText>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w:delText>
        </w:r>
      </w:del>
    </w:p>
    <w:p w14:paraId="3F09D775" w14:textId="77777777" w:rsidR="00B8460C" w:rsidRDefault="00AF4818">
      <w:pPr>
        <w:pStyle w:val="BodyText"/>
        <w:rPr>
          <w:ins w:id="574" w:author="R2 revision" w:date="2026-09-20T16:03:00Z" w16du:dateUtc="2026-09-20T20:03:00Z"/>
        </w:rPr>
      </w:pPr>
      <w:ins w:id="575" w:author="R2 revision" w:date="2026-09-20T16:03:00Z" w16du:dateUtc="2026-09-20T20:03:00Z">
        <w:r>
          <w:t xml:space="preserve">The order in which this evidence arrived should be stated, because the interpretation changed with it while the observations did not. The mechanical and diffraction results above were obtained first, and they carry the same conclusion now as they did then: no stress-induced transformation in any of the conditions reported here, a duplex γ + α constitution unchanged by deformation, and a benchmark that transforms under the same protocol. The cause was at first attributed to carbon stabilising γ and lowering </w:t>
        </w:r>
        <w:r>
          <w:t>the driving force for transformation, on the strength of the two-heat comparison alone. That attribution could not be separated from the four other compositional differences between the heats (Sec. 4.2), and it is withdrawn. The calculations of Sec. 3.4, made afterwards and validated against the benchmark, replace it with a mechanism of a different kind: a single-phase α parent state is not produced at any temperature the wire could be annealed at, so the parent state the processing route requires was never</w:t>
        </w:r>
        <w:r>
          <w:t xml:space="preserve"> reached; the α that is present (about 34%, Sec. 3.3) sits in a duplex mixture with no accessible field in which to age it (Sec. 4.1). Carbon remains the element implicated, but by the calculated closure of the single-phase α field at the solution-treatment temperature (Sec. 4.2) rather than by an inferred loss of driving force. What was reinterpreted is why the alloy does not transform; that it does not, and what it is instead, are the measurements the study began with.</w:t>
        </w:r>
      </w:ins>
    </w:p>
    <w:p w14:paraId="779B6969" w14:textId="77777777" w:rsidR="00B8460C" w:rsidRDefault="00AF4818">
      <w:pPr>
        <w:pStyle w:val="BodyText"/>
        <w:rPr>
          <w:ins w:id="576" w:author="R2 revision" w:date="2026-09-20T16:03:00Z" w16du:dateUtc="2026-09-20T20:03:00Z"/>
        </w:rPr>
      </w:pPr>
      <w:ins w:id="577" w:author="R2 revision" w:date="2026-09-20T16:03:00Z" w16du:dateUtc="2026-09-20T20:03:00Z">
        <w:r>
          <w:t>What these results show about the design workflow is specific. The agent produced a composition with a coherent rationale and a stated performance target, recommended that phase stability be checked by CALPHAD to guide experimental design (Sec. 4.4), and the melt proceeded without that check. The omitted calculation, run afterwards on the measured chemistry — and, in Sec. 3.4, on the nominal composition as well — would have rejected this composition before 2 kg of it was melted: at the 1200 °C ceiling of th</w:t>
        </w:r>
        <w:r>
          <w:t>e process the alloy is calculated to be duplex rather than the single-phase α the route requires, in all three databases (Table 3). The limitation documented here is therefore one of the workflow as it was run — a composition-level rationale carried to the furnace without a processing-window check — and not a demonstrated limit on what an LLM can propose; one candidate cannot establish the latter, and this study does not claim it.</w:t>
        </w:r>
      </w:ins>
    </w:p>
    <w:p w14:paraId="2027CD0B" w14:textId="77777777" w:rsidR="00B8460C" w:rsidRDefault="00AF4818">
      <w:pPr>
        <w:pStyle w:val="BodyText"/>
      </w:pPr>
      <w:r>
        <w:t xml:space="preserve">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w:t>
      </w:r>
      <w:del w:id="578" w:author="R2 revision" w:date="2026-09-20T16:03:00Z" w16du:dateUtc="2026-09-20T20:03:00Z">
        <w:r w:rsidR="0065712B">
          <w:delText xml:space="preserve">composition-only </w:delText>
        </w:r>
      </w:del>
      <w:ins w:id="579" w:author="R2 revision" w:date="2026-09-20T16:03:00Z" w16du:dateUtc="2026-09-20T20:03:00Z">
        <w:r>
          <w:t xml:space="preserve">the </w:t>
        </w:r>
      </w:ins>
      <w:r>
        <w:t xml:space="preserve">reasoning </w:t>
      </w:r>
      <w:del w:id="580" w:author="R2 revision" w:date="2026-09-20T16:03:00Z" w16du:dateUtc="2026-09-20T20:03:00Z">
        <w:r w:rsidR="0065712B">
          <w:delText>of the kind</w:delText>
        </w:r>
      </w:del>
      <w:ins w:id="581" w:author="R2 revision" w:date="2026-09-20T16:03:00Z" w16du:dateUtc="2026-09-20T20:03:00Z">
        <w:r>
          <w:t>that produced</w:t>
        </w:r>
      </w:ins>
      <w:r>
        <w:t xml:space="preserve"> the </w:t>
      </w:r>
      <w:del w:id="582" w:author="R2 revision" w:date="2026-09-20T16:03:00Z" w16du:dateUtc="2026-09-20T20:03:00Z">
        <w:r w:rsidR="0065712B">
          <w:delText>agent performed is intrinsically blind to</w:delText>
        </w:r>
      </w:del>
      <w:ins w:id="583" w:author="R2 revision" w:date="2026-09-20T16:03:00Z" w16du:dateUtc="2026-09-20T20:03:00Z">
        <w:r>
          <w:t>composition stopped short of</w:t>
        </w:r>
      </w:ins>
      <w:r>
        <w:t xml:space="preserve"> the distinction that decided this case — not whether a phase is stable, but whether the temperature at which it becomes stable can be reached in the equipment available</w:t>
      </w:r>
      <w:del w:id="584" w:author="R2 revision" w:date="2026-09-20T16:03:00Z" w16du:dateUtc="2026-09-20T20:03:00Z">
        <w:r w:rsidR="0065712B">
          <w:delText>; an LLM working from literature correlations has no reliable way to represent that constraint, and instructing it to consult thermodynamic data (Sec. 2.1) did not supply one.</w:delText>
        </w:r>
      </w:del>
      <w:ins w:id="585" w:author="R2 revision" w:date="2026-09-20T16:03:00Z" w16du:dateUtc="2026-09-20T20:03:00Z">
        <w:r>
          <w:t>. The report recommended the calculation that resolves that distinction and did not perform it (Sec. 4.4); whether the request put to the agent asked for such a calculation cannot be established, because the verbatim prompt was not preserved (Sec. 2.1); and whether a request that supplied the processing ceiling would have produced a candidate that both passes the screen and transforms was not tested here (Sec. 4.4).</w:t>
        </w:r>
      </w:ins>
      <w:r>
        <w:t xml:space="preserve"> Third, whether a different processing window could unlock transformation in this composition is untested here, and casting the carbon-free variant identified in Sec. 4.2 remains the direct experiment that the in-silico control stands in for</w:t>
      </w:r>
      <w:del w:id="586" w:author="R2 revision" w:date="2026-09-20T16:03:00Z" w16du:dateUtc="2026-09-20T20:03:00Z">
        <w:r w:rsidR="0065712B">
          <w:delText>.</w:delText>
        </w:r>
      </w:del>
      <w:ins w:id="587" w:author="R2 revision" w:date="2026-09-20T16:03:00Z" w16du:dateUtc="2026-09-20T20:03:00Z">
        <w:r>
          <w:t>; the cyclically treated wire has not been given the loading–unloading–heating test, and the transformation temperatures of the alloy have not been measured (Sec. 4.4).</w:t>
        </w:r>
      </w:ins>
      <w:r>
        <w:t xml:space="preserve"> Within those bounds, this work demonstrates the value of experimentally validating AI-generated hypotheses and suggests that future models incorporating kinetic effects, phase transformations, and processing history may become powerful tools for accelerated alloy discovery.</w:t>
      </w:r>
    </w:p>
    <w:p w14:paraId="31F1E80D" w14:textId="77777777" w:rsidR="00B8460C" w:rsidRDefault="00AF4818">
      <w:r>
        <w:pict>
          <v:rect id="_x0000_i1031" style="width:0;height:1.5pt" o:hralign="center" o:hrstd="t" o:hr="t"/>
        </w:pict>
      </w:r>
    </w:p>
    <w:p w14:paraId="28601863" w14:textId="77777777" w:rsidR="00B8460C" w:rsidRDefault="00AF4818">
      <w:pPr>
        <w:pStyle w:val="Heading1"/>
      </w:pPr>
      <w:bookmarkStart w:id="588" w:name="acknowledgments"/>
      <w:bookmarkEnd w:id="561"/>
      <w:r>
        <w:t>Acknowledgments</w:t>
      </w:r>
    </w:p>
    <w:p w14:paraId="09944364" w14:textId="77777777" w:rsidR="00B8460C" w:rsidRDefault="00AF4818">
      <w:pPr>
        <w:pStyle w:val="FirstParagraph"/>
      </w:pPr>
      <w:r>
        <w:t>The authors thank Fort Wayne Metals for providing access to melting, hot-rolling, cold-drawing, and metallography facilities, and for technical guidance throughout alloy synthesis.</w:t>
      </w:r>
    </w:p>
    <w:p w14:paraId="17EA1A5D" w14:textId="77777777" w:rsidR="00B8460C" w:rsidRDefault="00AF4818">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0B021CC2" w14:textId="77777777" w:rsidR="00B8460C" w:rsidRDefault="00AF4818">
      <w:r>
        <w:pict>
          <v:rect id="_x0000_i1032" style="width:0;height:1.5pt" o:hralign="center" o:hrstd="t" o:hr="t"/>
        </w:pict>
      </w:r>
    </w:p>
    <w:p w14:paraId="6B15F014" w14:textId="77777777" w:rsidR="00B8460C" w:rsidRDefault="00AF4818">
      <w:pPr>
        <w:pStyle w:val="Heading1"/>
      </w:pPr>
      <w:bookmarkStart w:id="589" w:name="declarations"/>
      <w:bookmarkEnd w:id="588"/>
      <w:r>
        <w:t>Declarations</w:t>
      </w:r>
    </w:p>
    <w:p w14:paraId="43A8128C" w14:textId="77777777" w:rsidR="00B8460C" w:rsidRDefault="00AF4818">
      <w:pPr>
        <w:pStyle w:val="FirstParagraph"/>
      </w:pPr>
      <w:r>
        <w:rPr>
          <w:b/>
          <w:bCs/>
        </w:rPr>
        <w:t>Funding.</w:t>
      </w:r>
      <w:r>
        <w:t xml:space="preserve"> </w:t>
      </w:r>
      <w:r>
        <w:t>No external funding was received for this work.</w:t>
      </w:r>
    </w:p>
    <w:p w14:paraId="21DC5243" w14:textId="77777777" w:rsidR="00B8460C" w:rsidRDefault="00AF4818">
      <w:pPr>
        <w:pStyle w:val="BodyText"/>
      </w:pPr>
      <w:r>
        <w:rPr>
          <w:b/>
          <w:bCs/>
        </w:rPr>
        <w:t>Competing interests.</w:t>
      </w:r>
      <w:r>
        <w:t xml:space="preserve"> The authors declare no competing interests.</w:t>
      </w:r>
    </w:p>
    <w:p w14:paraId="1C4CA02B" w14:textId="77777777" w:rsidR="00B8460C" w:rsidRDefault="00AF4818">
      <w:pPr>
        <w:pStyle w:val="BodyText"/>
      </w:pPr>
      <w:r>
        <w:rPr>
          <w:b/>
          <w:bCs/>
        </w:rPr>
        <w:t>Generative AI use.</w:t>
      </w:r>
      <w:r>
        <w:t xml:space="preserve"> </w:t>
      </w:r>
      <w:r>
        <w:t>An LLM deep-research agent (Google Gemini 2.5, Deep Research) was used to hypothesize the LLM-alloy composition under study, as described in Sec. 2.1; this use is a study method and is itself the object of the investigation. No AI system generated experimental data or determined any reported measurement, and the authors reviewed the entire manuscript and take full responsibility for its content.</w:t>
      </w:r>
    </w:p>
    <w:p w14:paraId="42A96491" w14:textId="77777777" w:rsidR="00B8460C" w:rsidRDefault="00AF4818">
      <w:pPr>
        <w:pStyle w:val="BodyText"/>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 The scripts used to compute the equilibrium step diagrams of Sec. 3.4, together with the resulting phase-fraction tables and the calculation logs, are also available on request; the thermodynamic databases themselves are the property of their respective authors and mu</w:t>
      </w:r>
      <w:r>
        <w:t>st be obtained from the sources cited in Sec. 2.6.</w:t>
      </w:r>
    </w:p>
    <w:p w14:paraId="7783EB6F" w14:textId="77777777" w:rsidR="00B8460C" w:rsidRDefault="00AF4818">
      <w:r>
        <w:pict>
          <v:rect id="_x0000_i1033" style="width:0;height:1.5pt" o:hralign="center" o:hrstd="t" o:hr="t"/>
        </w:pict>
      </w:r>
    </w:p>
    <w:p w14:paraId="1AEBFC95" w14:textId="77777777" w:rsidR="00B8460C" w:rsidRDefault="00AF4818">
      <w:pPr>
        <w:pStyle w:val="Bibliography"/>
      </w:pPr>
      <w:bookmarkStart w:id="590" w:name="ref-merchant2023gnome"/>
      <w:bookmarkStart w:id="591" w:name="refs"/>
      <w:r>
        <w:t xml:space="preserve">[1] </w:t>
      </w:r>
      <w:r>
        <w:tab/>
        <w:t>A. Merchant, S. Batzner, S.S. Schoenholz, M. Aykol, G. Cheon, E.D. Cubuk, Scaling deep learning for materials discovery, Nature 624 (2023) 80–85. https://doi.org/</w:t>
      </w:r>
      <w:hyperlink r:id="rId16">
        <w:r>
          <w:rPr>
            <w:rStyle w:val="Hyperlink"/>
          </w:rPr>
          <w:t>10.1038/s41586-023-06735-9</w:t>
        </w:r>
      </w:hyperlink>
      <w:r>
        <w:t>.</w:t>
      </w:r>
    </w:p>
    <w:p w14:paraId="6A45B253" w14:textId="77777777" w:rsidR="00B8460C" w:rsidRDefault="00AF4818">
      <w:pPr>
        <w:pStyle w:val="Bibliography"/>
      </w:pPr>
      <w:bookmarkStart w:id="592" w:name="ref-comanici2025gemini"/>
      <w:bookmarkEnd w:id="590"/>
      <w:r>
        <w:t xml:space="preserve">[2] </w:t>
      </w:r>
      <w:r>
        <w:tab/>
        <w:t xml:space="preserve">Google DeepMind, Gemini 2.5: Pushing the frontier with advanced reasoning, multimodality, long context, and next-generation agentic capabilities, (2025). </w:t>
      </w:r>
      <w:hyperlink r:id="rId17">
        <w:r>
          <w:rPr>
            <w:rStyle w:val="Hyperlink"/>
          </w:rPr>
          <w:t>https://arxiv.org/abs/2507.06261</w:t>
        </w:r>
      </w:hyperlink>
      <w:r>
        <w:t>.</w:t>
      </w:r>
    </w:p>
    <w:p w14:paraId="0ED6FDF6" w14:textId="77777777" w:rsidR="00B8460C" w:rsidRDefault="00AF4818">
      <w:pPr>
        <w:pStyle w:val="Bibliography"/>
      </w:pPr>
      <w:bookmarkStart w:id="593" w:name="ref-xu2025deepresearch"/>
      <w:bookmarkEnd w:id="592"/>
      <w:r>
        <w:t xml:space="preserve">[3] </w:t>
      </w:r>
      <w:r>
        <w:tab/>
      </w:r>
      <w:r>
        <w:t xml:space="preserve">R. Xu, J. Peng, A comprehensive survey of deep research: Systems, methodologies, and applications, (2025). </w:t>
      </w:r>
      <w:hyperlink r:id="rId18">
        <w:r>
          <w:rPr>
            <w:rStyle w:val="Hyperlink"/>
          </w:rPr>
          <w:t>https://arxiv.org/abs/2506.12594</w:t>
        </w:r>
      </w:hyperlink>
      <w:r>
        <w:t>.</w:t>
      </w:r>
    </w:p>
    <w:p w14:paraId="68D977BE" w14:textId="77777777" w:rsidR="00B8460C" w:rsidRDefault="00AF4818">
      <w:pPr>
        <w:pStyle w:val="Bibliography"/>
      </w:pPr>
      <w:bookmarkStart w:id="594" w:name="ref-aims2022"/>
      <w:bookmarkEnd w:id="593"/>
      <w:r>
        <w:t xml:space="preserve">[4] </w:t>
      </w:r>
      <w:r>
        <w:tab/>
        <w:t>W. Trehern, R. Ortiz-Ayala, K.C. Atli, R. Arróyave, I. Karaman, Data-driven shape memory alloy discovery using artificial intelligence materials selection (AIMS) framework, Acta Materialia 228 (2022) 117751. https://doi.org/</w:t>
      </w:r>
      <w:hyperlink r:id="rId19">
        <w:r>
          <w:rPr>
            <w:rStyle w:val="Hyperlink"/>
          </w:rPr>
          <w:t>10.1016/j.actamat.2022.117751</w:t>
        </w:r>
      </w:hyperlink>
      <w:r>
        <w:t>.</w:t>
      </w:r>
    </w:p>
    <w:p w14:paraId="79D3A8C2" w14:textId="77777777" w:rsidR="00B8460C" w:rsidRDefault="00AF4818">
      <w:pPr>
        <w:pStyle w:val="Bibliography"/>
      </w:pPr>
      <w:bookmarkStart w:id="595" w:name="ref-generativeinversion2025"/>
      <w:bookmarkEnd w:id="594"/>
      <w:r>
        <w:t xml:space="preserve">[5] </w:t>
      </w:r>
      <w:r>
        <w:tab/>
        <w:t>C. Li, P. Dang, Y. Xian, Y. Zhou, B. Shi, X. Ding, J. Sun, D. Xue, Generative inverse design for property-targeted materials design: Application to shape memory alloys, Advanced Functional Materials 36 (2026) 2527774. https://doi.org/</w:t>
      </w:r>
      <w:hyperlink r:id="rId20">
        <w:r>
          <w:rPr>
            <w:rStyle w:val="Hyperlink"/>
          </w:rPr>
          <w:t>10.1002/adfm.202527774</w:t>
        </w:r>
      </w:hyperlink>
      <w:r>
        <w:t>.</w:t>
      </w:r>
    </w:p>
    <w:p w14:paraId="47FE1A87" w14:textId="77777777" w:rsidR="00B8460C" w:rsidRDefault="00AF4818">
      <w:pPr>
        <w:pStyle w:val="Bibliography"/>
      </w:pPr>
      <w:bookmarkStart w:id="596" w:name="ref-hu2024beyond"/>
      <w:bookmarkEnd w:id="595"/>
      <w:r>
        <w:t xml:space="preserve">[6] </w:t>
      </w:r>
      <w:r>
        <w:tab/>
        <w:t xml:space="preserve">Q. Hu, R. Han, M.J. Buehler, Beyond designer’s knowledge: Generating materials design hypotheses via large language models, (2024). </w:t>
      </w:r>
      <w:hyperlink r:id="rId21">
        <w:r>
          <w:rPr>
            <w:rStyle w:val="Hyperlink"/>
          </w:rPr>
          <w:t>https://arxiv.org/abs/2409.06756</w:t>
        </w:r>
      </w:hyperlink>
      <w:r>
        <w:t>.</w:t>
      </w:r>
    </w:p>
    <w:p w14:paraId="7A4C9737" w14:textId="77777777" w:rsidR="00B8460C" w:rsidRDefault="00AF4818">
      <w:pPr>
        <w:pStyle w:val="Bibliography"/>
      </w:pPr>
      <w:bookmarkStart w:id="597" w:name="ref-otsuka2005physical"/>
      <w:bookmarkEnd w:id="596"/>
      <w:r>
        <w:t xml:space="preserve">[7] </w:t>
      </w:r>
      <w:r>
        <w:tab/>
        <w:t>K. Otsuka, C.M. Wayman, Physical metallurgy of titanium-nickel-based shape memory alloys, Cambridge University Press, Cambridge, UK, 1998.</w:t>
      </w:r>
    </w:p>
    <w:p w14:paraId="67520194" w14:textId="77777777" w:rsidR="00B8460C" w:rsidRDefault="00AF4818">
      <w:pPr>
        <w:pStyle w:val="Bibliography"/>
      </w:pPr>
      <w:bookmarkStart w:id="598" w:name="ref-lagoudas2008shape"/>
      <w:bookmarkEnd w:id="597"/>
      <w:r>
        <w:t xml:space="preserve">[8] </w:t>
      </w:r>
      <w:r>
        <w:tab/>
        <w:t>D.C. Lagoudas, ed., Shape memory alloys: Modeling and engineering applications, Springer, New York, 2008. https://doi.org/</w:t>
      </w:r>
      <w:hyperlink r:id="rId22">
        <w:r>
          <w:rPr>
            <w:rStyle w:val="Hyperlink"/>
          </w:rPr>
          <w:t>10.1007/978-0-387-47685-8</w:t>
        </w:r>
      </w:hyperlink>
      <w:r>
        <w:t>.</w:t>
      </w:r>
    </w:p>
    <w:p w14:paraId="50137A7C" w14:textId="77777777" w:rsidR="00B8460C" w:rsidRDefault="00AF4818">
      <w:pPr>
        <w:pStyle w:val="Bibliography"/>
      </w:pPr>
      <w:bookmarkStart w:id="599" w:name="ref-duerig1999overview"/>
      <w:bookmarkEnd w:id="598"/>
      <w:r>
        <w:t xml:space="preserve">[9] </w:t>
      </w:r>
      <w:r>
        <w:tab/>
      </w:r>
      <w:r>
        <w:t>T. Duerig, A. Pelton, D. Stöckel, An overview of nitinol medical applications, Materials Science and Engineering: A 273–275 (1999) 149–160. https://doi.org/</w:t>
      </w:r>
      <w:hyperlink r:id="rId23">
        <w:r>
          <w:rPr>
            <w:rStyle w:val="Hyperlink"/>
          </w:rPr>
          <w:t>10.1016/S0921-5093(99)00294-4</w:t>
        </w:r>
      </w:hyperlink>
      <w:r>
        <w:t>.</w:t>
      </w:r>
    </w:p>
    <w:p w14:paraId="164EBA38" w14:textId="77777777" w:rsidR="00B8460C" w:rsidRDefault="00AF4818">
      <w:pPr>
        <w:pStyle w:val="Bibliography"/>
      </w:pPr>
      <w:bookmarkStart w:id="600" w:name="ref-mohd2014nitinol"/>
      <w:bookmarkEnd w:id="599"/>
      <w:r>
        <w:t xml:space="preserve">[10] </w:t>
      </w:r>
      <w:r>
        <w:tab/>
        <w:t>J. Mohd Jani, M. Leary, A. Subic, M.A. Gibson, A review of shape memory alloy research, applications and opportunities, Materials &amp; Design 56 (2014) 1078–1113. https://doi.org/</w:t>
      </w:r>
      <w:hyperlink r:id="rId24">
        <w:r>
          <w:rPr>
            <w:rStyle w:val="Hyperlink"/>
          </w:rPr>
          <w:t>10.1016/j.matdes.2013.11.084</w:t>
        </w:r>
      </w:hyperlink>
      <w:r>
        <w:t>.</w:t>
      </w:r>
    </w:p>
    <w:p w14:paraId="654AC1A5" w14:textId="77777777" w:rsidR="00B8460C" w:rsidRDefault="00AF4818">
      <w:pPr>
        <w:pStyle w:val="Bibliography"/>
      </w:pPr>
      <w:bookmarkStart w:id="601" w:name="ref-cladera2014ironbased"/>
      <w:bookmarkEnd w:id="600"/>
      <w:r>
        <w:t xml:space="preserve">[11] </w:t>
      </w:r>
      <w:r>
        <w:tab/>
        <w:t>A. Cladera, B. Weber, C. Leinenbach, C. Czaderski, M. Shahverdi, M. Motavalli, Iron-based shape memory alloys for civil engineering structures: An overview, Construction and Building Materials 63 (2014) 281–293. https://doi.org/</w:t>
      </w:r>
      <w:hyperlink r:id="rId25">
        <w:r>
          <w:rPr>
            <w:rStyle w:val="Hyperlink"/>
          </w:rPr>
          <w:t>10.1016/j.conbuildmat.2014.04.032</w:t>
        </w:r>
      </w:hyperlink>
      <w:r>
        <w:t>.</w:t>
      </w:r>
    </w:p>
    <w:p w14:paraId="7FF3C5D5" w14:textId="77777777" w:rsidR="00B8460C" w:rsidRDefault="00AF4818">
      <w:pPr>
        <w:pStyle w:val="Bibliography"/>
      </w:pPr>
      <w:bookmarkStart w:id="602" w:name="ref-omori2011superelastic"/>
      <w:bookmarkEnd w:id="601"/>
      <w:r>
        <w:t xml:space="preserve">[12] </w:t>
      </w:r>
      <w:r>
        <w:tab/>
      </w:r>
      <w:r>
        <w:t>T. Omori, K. Ando, M. Okano, X. Xu, Y. Tanaka, I. Ohnuma, R. Kainuma, K. Ishida, Superelastic effect in polycrystalline ferrous alloys, Science 333 (2011) 68–71. https://doi.org/</w:t>
      </w:r>
      <w:hyperlink r:id="rId26">
        <w:r>
          <w:rPr>
            <w:rStyle w:val="Hyperlink"/>
          </w:rPr>
          <w:t>10.1126/science.1202232</w:t>
        </w:r>
      </w:hyperlink>
      <w:r>
        <w:t>.</w:t>
      </w:r>
    </w:p>
    <w:p w14:paraId="45F975FD" w14:textId="77777777" w:rsidR="00B8460C" w:rsidRDefault="00AF4818">
      <w:pPr>
        <w:pStyle w:val="Bibliography"/>
      </w:pPr>
      <w:bookmarkStart w:id="603" w:name="ref-vollmer2016cyclic"/>
      <w:bookmarkEnd w:id="602"/>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hyperlink r:id="rId27">
        <w:r>
          <w:rPr>
            <w:rStyle w:val="Hyperlink"/>
          </w:rPr>
          <w:t>10.1016/j.scriptamat.2015.12.007</w:t>
        </w:r>
      </w:hyperlink>
      <w:r>
        <w:t>.</w:t>
      </w:r>
    </w:p>
    <w:p w14:paraId="0E303D42" w14:textId="77777777" w:rsidR="00B8460C" w:rsidRDefault="00AF4818">
      <w:pPr>
        <w:pStyle w:val="Bibliography"/>
      </w:pPr>
      <w:bookmarkStart w:id="604" w:name="ref-abuzaid2019femnnial"/>
      <w:bookmarkEnd w:id="603"/>
      <w:r>
        <w:t xml:space="preserve">[14] </w:t>
      </w:r>
      <w:r>
        <w:tab/>
        <w:t>W. Abuzaid, Y. Wu, R. Sidharth, F. Brenne, S. Alkan, M. Vollmer, P. Krooß, T. Niendorf, H. Sehitoglu, FeMnNiAl iron-based shape memory alloy: Promises and challenges, Shape Memory and Superelasticity 5 (2019) 384–396. https://doi.org/</w:t>
      </w:r>
      <w:hyperlink r:id="rId28">
        <w:r>
          <w:rPr>
            <w:rStyle w:val="Hyperlink"/>
          </w:rPr>
          <w:t>10.1007/s40830-019-00230-9</w:t>
        </w:r>
      </w:hyperlink>
      <w:r>
        <w:t>.</w:t>
      </w:r>
    </w:p>
    <w:p w14:paraId="6BAAD85A" w14:textId="77777777" w:rsidR="00B8460C" w:rsidRDefault="00AF4818">
      <w:pPr>
        <w:pStyle w:val="Bibliography"/>
      </w:pPr>
      <w:bookmarkStart w:id="605" w:name="ref-omori2017martensitic"/>
      <w:bookmarkEnd w:id="604"/>
      <w:r>
        <w:t xml:space="preserve">[15] </w:t>
      </w:r>
      <w:r>
        <w:tab/>
        <w:t>T. Omori, R. Kainuma, Martensitic transformation and superelasticity in fe-mn-al-based shape memory alloys, Shape Memory and Superelasticity 3 (2017) 322–334. https://doi.org/</w:t>
      </w:r>
      <w:hyperlink r:id="rId29">
        <w:r>
          <w:rPr>
            <w:rStyle w:val="Hyperlink"/>
          </w:rPr>
          <w:t>10.1007/s40830-017-0129-9</w:t>
        </w:r>
      </w:hyperlink>
      <w:r>
        <w:t>.</w:t>
      </w:r>
    </w:p>
    <w:p w14:paraId="143AEA8F" w14:textId="77777777" w:rsidR="00B8460C" w:rsidRDefault="00AF4818">
      <w:pPr>
        <w:pStyle w:val="Bibliography"/>
      </w:pPr>
      <w:bookmarkStart w:id="606" w:name="ref-rahnama2017acta"/>
      <w:bookmarkEnd w:id="605"/>
      <w:r>
        <w:t xml:space="preserve">[16] </w:t>
      </w:r>
      <w:r>
        <w:tab/>
        <w:t xml:space="preserve">A. Rahnama, H. Kotadia, S. Sridhar, Effect of Ni </w:t>
      </w:r>
      <w:r>
        <w:t>alloying on the microstructural evolution and mechanical properties of two duplex light-weight steels during different annealing temperatures: Experiment and phase-field simulation, Acta Materialia 132 (2017) 627–643. https://doi.org/</w:t>
      </w:r>
      <w:hyperlink r:id="rId30">
        <w:r>
          <w:rPr>
            <w:rStyle w:val="Hyperlink"/>
          </w:rPr>
          <w:t>10.1016/j.actamat.2017.03.043</w:t>
        </w:r>
      </w:hyperlink>
      <w:r>
        <w:t>.</w:t>
      </w:r>
    </w:p>
    <w:p w14:paraId="33453F26" w14:textId="77777777" w:rsidR="00B8460C" w:rsidRDefault="00AF4818">
      <w:pPr>
        <w:pStyle w:val="Bibliography"/>
      </w:pPr>
      <w:bookmarkStart w:id="607" w:name="ref-saha2022jom"/>
      <w:bookmarkEnd w:id="606"/>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hyperlink r:id="rId31">
        <w:r>
          <w:rPr>
            <w:rStyle w:val="Hyperlink"/>
          </w:rPr>
          <w:t>10.1007/s11837-022-05349-2</w:t>
        </w:r>
      </w:hyperlink>
      <w:r>
        <w:t>.</w:t>
      </w:r>
    </w:p>
    <w:p w14:paraId="02946E6C" w14:textId="77777777" w:rsidR="00B8460C" w:rsidRDefault="00AF4818">
      <w:pPr>
        <w:pStyle w:val="Bibliography"/>
      </w:pPr>
      <w:bookmarkStart w:id="608" w:name="ref-omori2016agg"/>
      <w:bookmarkEnd w:id="607"/>
      <w:r>
        <w:t xml:space="preserve">[18] </w:t>
      </w:r>
      <w:r>
        <w:tab/>
        <w:t xml:space="preserve">T. Omori, H. Iwaizako, R. Kainuma, Abnormal grain growth induced by cyclic heat treatment in </w:t>
      </w:r>
      <w:r>
        <w:t>Fe-Mn-Al-Ni superelastic alloy, Materials &amp; Design 101 (2016) 263–269. https://doi.org/</w:t>
      </w:r>
      <w:hyperlink r:id="rId32">
        <w:r>
          <w:rPr>
            <w:rStyle w:val="Hyperlink"/>
          </w:rPr>
          <w:t>10.1016/j.matdes.2016.04.011</w:t>
        </w:r>
      </w:hyperlink>
      <w:r>
        <w:t>.</w:t>
      </w:r>
    </w:p>
    <w:p w14:paraId="135CE201" w14:textId="77777777" w:rsidR="00B8460C" w:rsidRDefault="0065712B">
      <w:pPr>
        <w:pStyle w:val="Bibliography"/>
        <w:rPr>
          <w:ins w:id="609" w:author="R2 revision" w:date="2026-09-20T16:03:00Z" w16du:dateUtc="2026-09-20T20:03:00Z"/>
        </w:rPr>
      </w:pPr>
      <w:bookmarkStart w:id="610" w:name="ref-viebranz2024agg"/>
      <w:bookmarkEnd w:id="608"/>
      <w:del w:id="611" w:author="R2 revision" w:date="2026-09-20T16:03:00Z" w16du:dateUtc="2026-09-20T20:03:00Z">
        <w:r>
          <w:delText>[19</w:delText>
        </w:r>
      </w:del>
      <w:ins w:id="612" w:author="R2 revision" w:date="2026-09-20T16:03:00Z" w16du:dateUtc="2026-09-20T20:03:00Z">
        <w:r w:rsidR="00AF4818">
          <w:t xml:space="preserve">[19] </w:t>
        </w:r>
        <w:r w:rsidR="00AF4818">
          <w:tab/>
          <w:t>V.F. Viebranz, A. Bauer, T. Hassel, T. Niendorf, H.J. Maier, Abnormal grain growth and pseudoelasticity of industrially processed Fe–Mn–Al–Ni shape memory alloy joined by metal inert gas welding, Metallurgical and Materials Transactions A 55 (2024) 1065–1080. https://doi.org/</w:t>
        </w:r>
        <w:r w:rsidR="00AF4818">
          <w:fldChar w:fldCharType="begin"/>
        </w:r>
        <w:r w:rsidR="00AF4818">
          <w:instrText>HYPERLINK "https://doi.org/10.1007/s11661-024-07304-z" \h</w:instrText>
        </w:r>
        <w:r w:rsidR="00AF4818">
          <w:fldChar w:fldCharType="separate"/>
        </w:r>
        <w:r w:rsidR="00AF4818">
          <w:rPr>
            <w:rStyle w:val="Hyperlink"/>
          </w:rPr>
          <w:t>10.1007/s11661-024-07304-z</w:t>
        </w:r>
        <w:r w:rsidR="00AF4818">
          <w:fldChar w:fldCharType="end"/>
        </w:r>
        <w:r w:rsidR="00AF4818">
          <w:t>.</w:t>
        </w:r>
      </w:ins>
    </w:p>
    <w:p w14:paraId="6D56FFC1" w14:textId="77777777" w:rsidR="00B8460C" w:rsidRDefault="00AF4818">
      <w:pPr>
        <w:pStyle w:val="Bibliography"/>
      </w:pPr>
      <w:bookmarkStart w:id="613" w:name="ref-cai2024niticu"/>
      <w:bookmarkEnd w:id="610"/>
      <w:ins w:id="614" w:author="R2 revision" w:date="2026-09-20T16:03:00Z" w16du:dateUtc="2026-09-20T20:03:00Z">
        <w:r>
          <w:t>[20</w:t>
        </w:r>
      </w:ins>
      <w:r>
        <w:t xml:space="preserve">] </w:t>
      </w:r>
      <w:r>
        <w:tab/>
        <w:t>S. Cai, J.E. Schaffer, T. Shi, J. Gao, L. Kadeřávek, Effect of Cu alloying and heat treatment parameters on NiTi alloy phase stability and constitutive behavior, Shape Memory and Superelasticity 10 (2024) 460–472. https://doi.org/</w:t>
      </w:r>
      <w:hyperlink r:id="rId33">
        <w:r>
          <w:rPr>
            <w:rStyle w:val="Hyperlink"/>
          </w:rPr>
          <w:t>10.1007/s40830-024-00504-x</w:t>
        </w:r>
      </w:hyperlink>
      <w:r>
        <w:t>.</w:t>
      </w:r>
    </w:p>
    <w:p w14:paraId="3D9E7338" w14:textId="77777777" w:rsidR="00B8460C" w:rsidRDefault="00AF4818">
      <w:pPr>
        <w:pStyle w:val="Bibliography"/>
      </w:pPr>
      <w:bookmarkStart w:id="615" w:name="ref-tai2024ssrf"/>
      <w:bookmarkEnd w:id="613"/>
      <w:r>
        <w:t>[</w:t>
      </w:r>
      <w:del w:id="616" w:author="R2 revision" w:date="2026-09-20T16:03:00Z" w16du:dateUtc="2026-09-20T20:03:00Z">
        <w:r w:rsidR="0065712B">
          <w:delText>20</w:delText>
        </w:r>
      </w:del>
      <w:ins w:id="617" w:author="R2 revision" w:date="2026-09-20T16:03:00Z" w16du:dateUtc="2026-09-20T20:03:00Z">
        <w:r>
          <w:t>21</w:t>
        </w:r>
      </w:ins>
      <w:r>
        <w:t xml:space="preserve">] </w:t>
      </w:r>
      <w:r>
        <w:tab/>
        <w:t xml:space="preserve">R.Z. Tai, Z.T. Zhao, Overview of SSRF phase-II </w:t>
      </w:r>
      <w:r>
        <w:t>beamlines, Nuclear Science and Techniques 35 (2024) 137. https://doi.org/</w:t>
      </w:r>
      <w:hyperlink r:id="rId34">
        <w:r>
          <w:rPr>
            <w:rStyle w:val="Hyperlink"/>
          </w:rPr>
          <w:t>10.1007/s41365-024-01487-1</w:t>
        </w:r>
      </w:hyperlink>
      <w:r>
        <w:t>.</w:t>
      </w:r>
    </w:p>
    <w:p w14:paraId="02B6F899" w14:textId="77777777" w:rsidR="00B8460C" w:rsidRDefault="00AF4818">
      <w:pPr>
        <w:pStyle w:val="Bibliography"/>
      </w:pPr>
      <w:bookmarkStart w:id="618" w:name="ref-yang2024ssrf"/>
      <w:bookmarkEnd w:id="615"/>
      <w:r>
        <w:t>[</w:t>
      </w:r>
      <w:del w:id="619" w:author="R2 revision" w:date="2026-09-20T16:03:00Z" w16du:dateUtc="2026-09-20T20:03:00Z">
        <w:r w:rsidR="0065712B">
          <w:delText>21</w:delText>
        </w:r>
      </w:del>
      <w:ins w:id="620" w:author="R2 revision" w:date="2026-09-20T16:03:00Z" w16du:dateUtc="2026-09-20T20:03:00Z">
        <w:r>
          <w:t>22</w:t>
        </w:r>
      </w:ins>
      <w:r>
        <w:t xml:space="preserve">] </w:t>
      </w:r>
      <w:r>
        <w:tab/>
        <w:t>K. Yang, Z.-H. Dong, C.-Y. Zhou, Z.-L. Zhao, D.-X. Liang, S.-C. Cao, others, Ultrahard X-ray multifunctional application beamline at the SSRF, Nuclear Science and Techniques 35 (2024) 98. https://doi.org/</w:t>
      </w:r>
      <w:hyperlink r:id="rId35">
        <w:r>
          <w:rPr>
            <w:rStyle w:val="Hyperlink"/>
          </w:rPr>
          <w:t>10.1007/s41365-024-01468-4</w:t>
        </w:r>
      </w:hyperlink>
      <w:r>
        <w:t>.</w:t>
      </w:r>
    </w:p>
    <w:p w14:paraId="406BC379" w14:textId="77777777" w:rsidR="00B8460C" w:rsidRDefault="00AF4818">
      <w:pPr>
        <w:pStyle w:val="Bibliography"/>
      </w:pPr>
      <w:bookmarkStart w:id="621" w:name="ref-hammersley1998fit2d"/>
      <w:bookmarkEnd w:id="618"/>
      <w:r>
        <w:t>[</w:t>
      </w:r>
      <w:del w:id="622" w:author="R2 revision" w:date="2026-09-20T16:03:00Z" w16du:dateUtc="2026-09-20T20:03:00Z">
        <w:r w:rsidR="0065712B">
          <w:delText>22</w:delText>
        </w:r>
      </w:del>
      <w:ins w:id="623" w:author="R2 revision" w:date="2026-09-20T16:03:00Z" w16du:dateUtc="2026-09-20T20:03:00Z">
        <w:r>
          <w:t>23</w:t>
        </w:r>
      </w:ins>
      <w:r>
        <w:t xml:space="preserve">] </w:t>
      </w:r>
      <w:r>
        <w:tab/>
        <w:t xml:space="preserve">A.P. Hammersley, FIT2D </w:t>
      </w:r>
      <w:r>
        <w:t>V9.129 reference manual V3.1, (1998).</w:t>
      </w:r>
    </w:p>
    <w:p w14:paraId="0136D427" w14:textId="77777777" w:rsidR="00B8460C" w:rsidRDefault="00AF4818">
      <w:pPr>
        <w:pStyle w:val="Bibliography"/>
      </w:pPr>
      <w:bookmarkStart w:id="624" w:name="ref-rietveld1969"/>
      <w:bookmarkEnd w:id="621"/>
      <w:r>
        <w:t>[</w:t>
      </w:r>
      <w:del w:id="625" w:author="R2 revision" w:date="2026-09-20T16:03:00Z" w16du:dateUtc="2026-09-20T20:03:00Z">
        <w:r w:rsidR="0065712B">
          <w:delText>23</w:delText>
        </w:r>
      </w:del>
      <w:ins w:id="626" w:author="R2 revision" w:date="2026-09-20T16:03:00Z" w16du:dateUtc="2026-09-20T20:03:00Z">
        <w:r>
          <w:t>24</w:t>
        </w:r>
      </w:ins>
      <w:r>
        <w:t xml:space="preserve">] </w:t>
      </w:r>
      <w:r>
        <w:tab/>
        <w:t>H.M. Rietveld, A profile refinement method for nuclear and magnetic structures, Journal of Applied Crystallography 2 (1969) 65–71. https://doi.org/</w:t>
      </w:r>
      <w:hyperlink r:id="rId36">
        <w:r>
          <w:rPr>
            <w:rStyle w:val="Hyperlink"/>
          </w:rPr>
          <w:t>10.1107/S0021889869006558</w:t>
        </w:r>
      </w:hyperlink>
      <w:r>
        <w:t>.</w:t>
      </w:r>
    </w:p>
    <w:p w14:paraId="2F758275" w14:textId="77777777" w:rsidR="00B8460C" w:rsidRDefault="00AF4818">
      <w:pPr>
        <w:pStyle w:val="Bibliography"/>
      </w:pPr>
      <w:bookmarkStart w:id="627" w:name="ref-lutterotti1997maud"/>
      <w:bookmarkEnd w:id="624"/>
      <w:r>
        <w:t>[</w:t>
      </w:r>
      <w:del w:id="628" w:author="R2 revision" w:date="2026-09-20T16:03:00Z" w16du:dateUtc="2026-09-20T20:03:00Z">
        <w:r w:rsidR="0065712B">
          <w:delText>24</w:delText>
        </w:r>
      </w:del>
      <w:ins w:id="629" w:author="R2 revision" w:date="2026-09-20T16:03:00Z" w16du:dateUtc="2026-09-20T20:03:00Z">
        <w:r>
          <w:t>25</w:t>
        </w:r>
      </w:ins>
      <w:r>
        <w:t xml:space="preserve">] </w:t>
      </w:r>
      <w:r>
        <w:tab/>
      </w:r>
      <w:r>
        <w:t>L. Lutterotti, S. Matthies, H.R. Wenk, A.S. Schultz, J.W. Richardson, Combined texture and structure analysis of deformed limestone from time-of-flight neutron diffraction spectra, Journal of Applied Physics 81 (1997) 594–600. https://doi.org/</w:t>
      </w:r>
      <w:hyperlink r:id="rId37">
        <w:r>
          <w:rPr>
            <w:rStyle w:val="Hyperlink"/>
          </w:rPr>
          <w:t>10.1063/1.364220</w:t>
        </w:r>
      </w:hyperlink>
      <w:r>
        <w:t>.</w:t>
      </w:r>
    </w:p>
    <w:p w14:paraId="4A1A9560" w14:textId="77777777" w:rsidR="00B8460C" w:rsidRDefault="00AF4818">
      <w:pPr>
        <w:pStyle w:val="Bibliography"/>
      </w:pPr>
      <w:bookmarkStart w:id="630" w:name="ref-lukas2007calphad"/>
      <w:bookmarkEnd w:id="627"/>
      <w:r>
        <w:t>[</w:t>
      </w:r>
      <w:del w:id="631" w:author="R2 revision" w:date="2026-09-20T16:03:00Z" w16du:dateUtc="2026-09-20T20:03:00Z">
        <w:r w:rsidR="0065712B">
          <w:delText>25</w:delText>
        </w:r>
      </w:del>
      <w:ins w:id="632" w:author="R2 revision" w:date="2026-09-20T16:03:00Z" w16du:dateUtc="2026-09-20T20:03:00Z">
        <w:r>
          <w:t>26</w:t>
        </w:r>
      </w:ins>
      <w:r>
        <w:t xml:space="preserve">] </w:t>
      </w:r>
      <w:r>
        <w:tab/>
        <w:t>H.L. Lukas, S.G. Fries, B. Sundman, Computational thermodynamics: The calphad method, Cambridge University Press, Cambridge, 2007. https://doi.org/</w:t>
      </w:r>
      <w:hyperlink r:id="rId38">
        <w:r>
          <w:rPr>
            <w:rStyle w:val="Hyperlink"/>
          </w:rPr>
          <w:t>10.1017/CBO9780511804137</w:t>
        </w:r>
      </w:hyperlink>
      <w:r>
        <w:t>.</w:t>
      </w:r>
    </w:p>
    <w:p w14:paraId="78E1652B" w14:textId="77777777" w:rsidR="00B8460C" w:rsidRDefault="00AF4818">
      <w:pPr>
        <w:pStyle w:val="Bibliography"/>
      </w:pPr>
      <w:bookmarkStart w:id="633" w:name="ref-otis2017pycalphad"/>
      <w:bookmarkEnd w:id="630"/>
      <w:r>
        <w:t>[</w:t>
      </w:r>
      <w:del w:id="634" w:author="R2 revision" w:date="2026-09-20T16:03:00Z" w16du:dateUtc="2026-09-20T20:03:00Z">
        <w:r w:rsidR="0065712B">
          <w:delText>26</w:delText>
        </w:r>
      </w:del>
      <w:ins w:id="635" w:author="R2 revision" w:date="2026-09-20T16:03:00Z" w16du:dateUtc="2026-09-20T20:03:00Z">
        <w:r>
          <w:t>27</w:t>
        </w:r>
      </w:ins>
      <w:r>
        <w:t xml:space="preserve">] </w:t>
      </w:r>
      <w:r>
        <w:tab/>
        <w:t>R. Otis, Z.-K. Liu, Pycalphad: CALPHAD-based computational thermodynamics in Python, Journal of Open Research Software 5 (2017) 1. https://doi.org/</w:t>
      </w:r>
      <w:hyperlink r:id="rId39">
        <w:r>
          <w:rPr>
            <w:rStyle w:val="Hyperlink"/>
          </w:rPr>
          <w:t>10.5334/jors.140</w:t>
        </w:r>
      </w:hyperlink>
      <w:r>
        <w:t>.</w:t>
      </w:r>
    </w:p>
    <w:p w14:paraId="79F30A52" w14:textId="77777777" w:rsidR="00B8460C" w:rsidRDefault="00AF4818">
      <w:pPr>
        <w:pStyle w:val="Bibliography"/>
      </w:pPr>
      <w:bookmarkStart w:id="636" w:name="ref-hallstedt2017mpea"/>
      <w:bookmarkEnd w:id="633"/>
      <w:r>
        <w:t>[</w:t>
      </w:r>
      <w:del w:id="637" w:author="R2 revision" w:date="2026-09-20T16:03:00Z" w16du:dateUtc="2026-09-20T20:03:00Z">
        <w:r w:rsidR="0065712B">
          <w:delText>27</w:delText>
        </w:r>
      </w:del>
      <w:ins w:id="638" w:author="R2 revision" w:date="2026-09-20T16:03:00Z" w16du:dateUtc="2026-09-20T20:03:00Z">
        <w:r>
          <w:t>28</w:t>
        </w:r>
      </w:ins>
      <w:r>
        <w:t xml:space="preserve">] </w:t>
      </w:r>
      <w:r>
        <w:tab/>
        <w:t>B. Hallstedt, Database for high entropy alloys (mpea), version 2b, (2017).</w:t>
      </w:r>
    </w:p>
    <w:p w14:paraId="7BDFD49C" w14:textId="77777777" w:rsidR="00B8460C" w:rsidRDefault="00AF4818">
      <w:pPr>
        <w:pStyle w:val="Bibliography"/>
      </w:pPr>
      <w:bookmarkStart w:id="639" w:name="ref-hallstedt2023mpea"/>
      <w:bookmarkEnd w:id="636"/>
      <w:r>
        <w:t>[</w:t>
      </w:r>
      <w:del w:id="640" w:author="R2 revision" w:date="2026-09-20T16:03:00Z" w16du:dateUtc="2026-09-20T20:03:00Z">
        <w:r w:rsidR="0065712B">
          <w:delText>28</w:delText>
        </w:r>
      </w:del>
      <w:ins w:id="641" w:author="R2 revision" w:date="2026-09-20T16:03:00Z" w16du:dateUtc="2026-09-20T20:03:00Z">
        <w:r>
          <w:t>29</w:t>
        </w:r>
      </w:ins>
      <w:r>
        <w:t xml:space="preserve">] </w:t>
      </w:r>
      <w:r>
        <w:tab/>
      </w:r>
      <w:r>
        <w:t>B. Hallstedt, M. Noori, F. Kies, F. Oppermann, C. Haase, Thermodynamic database for multi-principal element alloys within the system Al–Co–Cr–Fe–Mn–Ni–C, Calphad 83 (2023) 102644. https://doi.org/</w:t>
      </w:r>
      <w:hyperlink r:id="rId40">
        <w:r>
          <w:rPr>
            <w:rStyle w:val="Hyperlink"/>
          </w:rPr>
          <w:t>10.1016/j.calphad.2023.102644</w:t>
        </w:r>
      </w:hyperlink>
      <w:r>
        <w:t>.</w:t>
      </w:r>
    </w:p>
    <w:p w14:paraId="54EC695E" w14:textId="77777777" w:rsidR="00B8460C" w:rsidRDefault="00AF4818">
      <w:pPr>
        <w:pStyle w:val="Bibliography"/>
      </w:pPr>
      <w:bookmarkStart w:id="642" w:name="ref-prechimn04"/>
      <w:bookmarkEnd w:id="639"/>
      <w:r>
        <w:t>[</w:t>
      </w:r>
      <w:del w:id="643" w:author="R2 revision" w:date="2026-09-20T16:03:00Z" w16du:dateUtc="2026-09-20T20:03:00Z">
        <w:r w:rsidR="0065712B">
          <w:delText>29</w:delText>
        </w:r>
      </w:del>
      <w:ins w:id="644" w:author="R2 revision" w:date="2026-09-20T16:03:00Z" w16du:dateUtc="2026-09-20T20:03:00Z">
        <w:r>
          <w:t>30</w:t>
        </w:r>
      </w:ins>
      <w:r>
        <w:t xml:space="preserve">] </w:t>
      </w:r>
      <w:r>
        <w:tab/>
        <w:t>B. Hallstedt, A.V. Khvan, B.B. Lindahl, M. Selleby, S. Liu, PrecHiMn-4 — a thermodynamic database for high-Mn steels, Calphad 56 (2017) 49–57. https://doi.org/</w:t>
      </w:r>
      <w:hyperlink r:id="rId41">
        <w:r>
          <w:rPr>
            <w:rStyle w:val="Hyperlink"/>
          </w:rPr>
          <w:t>10.1016/j.calphad.2016.11.006</w:t>
        </w:r>
      </w:hyperlink>
      <w:r>
        <w:t>.</w:t>
      </w:r>
    </w:p>
    <w:p w14:paraId="0C932F5E" w14:textId="77777777" w:rsidR="00B8460C" w:rsidRDefault="00AF4818">
      <w:pPr>
        <w:pStyle w:val="Bibliography"/>
      </w:pPr>
      <w:bookmarkStart w:id="645" w:name="ref-mcfe"/>
      <w:bookmarkEnd w:id="642"/>
      <w:r>
        <w:t>[</w:t>
      </w:r>
      <w:del w:id="646" w:author="R2 revision" w:date="2026-09-20T16:03:00Z" w16du:dateUtc="2026-09-20T20:03:00Z">
        <w:r w:rsidR="0065712B">
          <w:delText>30</w:delText>
        </w:r>
      </w:del>
      <w:ins w:id="647" w:author="R2 revision" w:date="2026-09-20T16:03:00Z" w16du:dateUtc="2026-09-20T20:03:00Z">
        <w:r>
          <w:t>31</w:t>
        </w:r>
      </w:ins>
      <w:r>
        <w:t xml:space="preserve">] </w:t>
      </w:r>
      <w:r>
        <w:tab/>
        <w:t>E. Povoden-Karadeniz, MatCalc thermodynamic steel database mc_fe, version 2.059, (2016).</w:t>
      </w:r>
    </w:p>
    <w:p w14:paraId="058CD210" w14:textId="77777777" w:rsidR="00B8460C" w:rsidRDefault="00AF4818">
      <w:pPr>
        <w:pStyle w:val="Bibliography"/>
      </w:pPr>
      <w:bookmarkStart w:id="648" w:name="ref-tanaka2010science"/>
      <w:bookmarkEnd w:id="645"/>
      <w:r>
        <w:t>[</w:t>
      </w:r>
      <w:del w:id="649" w:author="R2 revision" w:date="2026-09-20T16:03:00Z" w16du:dateUtc="2026-09-20T20:03:00Z">
        <w:r w:rsidR="0065712B">
          <w:delText>31</w:delText>
        </w:r>
      </w:del>
      <w:ins w:id="650" w:author="R2 revision" w:date="2026-09-20T16:03:00Z" w16du:dateUtc="2026-09-20T20:03:00Z">
        <w:r>
          <w:t>32</w:t>
        </w:r>
      </w:ins>
      <w:r>
        <w:t xml:space="preserve">] </w:t>
      </w:r>
      <w:r>
        <w:tab/>
        <w:t>Y. Tanaka, Y. Himuro, R. Kainuma, Y. Sutou, T. Omori, K. Ishida, Ferrous polycrystalline shape-memory alloy showing huge superelasticity, Science 327 (2010) 1488–1490. https://doi.org/</w:t>
      </w:r>
      <w:hyperlink r:id="rId42">
        <w:r>
          <w:rPr>
            <w:rStyle w:val="Hyperlink"/>
          </w:rPr>
          <w:t>10.1126/science.1183169</w:t>
        </w:r>
      </w:hyperlink>
      <w:r>
        <w:t>.</w:t>
      </w:r>
    </w:p>
    <w:p w14:paraId="06636A09" w14:textId="77777777" w:rsidR="00B8460C" w:rsidRDefault="00AF4818">
      <w:pPr>
        <w:pStyle w:val="Bibliography"/>
      </w:pPr>
      <w:bookmarkStart w:id="651" w:name="ref-vollmer2019natcomm"/>
      <w:bookmarkEnd w:id="648"/>
      <w:r>
        <w:t>[</w:t>
      </w:r>
      <w:del w:id="652" w:author="R2 revision" w:date="2026-09-20T16:03:00Z" w16du:dateUtc="2026-09-20T20:03:00Z">
        <w:r w:rsidR="0065712B">
          <w:delText>32</w:delText>
        </w:r>
      </w:del>
      <w:ins w:id="653" w:author="R2 revision" w:date="2026-09-20T16:03:00Z" w16du:dateUtc="2026-09-20T20:03:00Z">
        <w:r>
          <w:t>33</w:t>
        </w:r>
      </w:ins>
      <w:r>
        <w:t xml:space="preserve">] </w:t>
      </w:r>
      <w:r>
        <w:tab/>
      </w:r>
      <w:r>
        <w:t>M. Vollmer, T. Arold, M.J. Kriegel, V. Klemm, S. Degener, J. Freudenberger, T. Niendorf, Promoting abnormal grain growth in Fe-based shape memory alloys through compositional adjustments, Nature Communications 10 (2019) 2337. https://doi.org/</w:t>
      </w:r>
      <w:hyperlink r:id="rId43">
        <w:r>
          <w:rPr>
            <w:rStyle w:val="Hyperlink"/>
          </w:rPr>
          <w:t>10.1038/s41467-019-10308-8</w:t>
        </w:r>
      </w:hyperlink>
      <w:r>
        <w:t>.</w:t>
      </w:r>
    </w:p>
    <w:p w14:paraId="2EE793EB" w14:textId="77777777" w:rsidR="00B8460C" w:rsidRDefault="00AF4818">
      <w:pPr>
        <w:pStyle w:val="Bibliography"/>
      </w:pPr>
      <w:bookmarkStart w:id="654" w:name="ref-engler2010texture"/>
      <w:bookmarkEnd w:id="651"/>
      <w:r>
        <w:t>[</w:t>
      </w:r>
      <w:del w:id="655" w:author="R2 revision" w:date="2026-09-20T16:03:00Z" w16du:dateUtc="2026-09-20T20:03:00Z">
        <w:r w:rsidR="0065712B">
          <w:delText>33</w:delText>
        </w:r>
      </w:del>
      <w:ins w:id="656" w:author="R2 revision" w:date="2026-09-20T16:03:00Z" w16du:dateUtc="2026-09-20T20:03:00Z">
        <w:r>
          <w:t>34</w:t>
        </w:r>
      </w:ins>
      <w:r>
        <w:t xml:space="preserve">] </w:t>
      </w:r>
      <w:r>
        <w:tab/>
        <w:t>O. Engler, V. Randle, Introduction to texture analysis: Macrotexture, microtexture, and orientation mapping, 2nd ed., CRC Press, Boca Raton, FL, 2010.</w:t>
      </w:r>
    </w:p>
    <w:p w14:paraId="05225E24" w14:textId="77777777" w:rsidR="00B8460C" w:rsidRDefault="00AF4818">
      <w:pPr>
        <w:pStyle w:val="Bibliography"/>
      </w:pPr>
      <w:bookmarkStart w:id="657" w:name="ref-bhadeshia2010steels"/>
      <w:bookmarkEnd w:id="654"/>
      <w:r>
        <w:t>[</w:t>
      </w:r>
      <w:del w:id="658" w:author="R2 revision" w:date="2026-09-20T16:03:00Z" w16du:dateUtc="2026-09-20T20:03:00Z">
        <w:r w:rsidR="0065712B">
          <w:delText>34</w:delText>
        </w:r>
      </w:del>
      <w:ins w:id="659" w:author="R2 revision" w:date="2026-09-20T16:03:00Z" w16du:dateUtc="2026-09-20T20:03:00Z">
        <w:r>
          <w:t>35</w:t>
        </w:r>
      </w:ins>
      <w:r>
        <w:t xml:space="preserve">] </w:t>
      </w:r>
      <w:r>
        <w:tab/>
      </w:r>
      <w:r>
        <w:t>H.K.D.H. Bhadeshia, R.W.K. Honeycombe, Steels: Microstructure and properties, Fourth, Elsevier Butterworth-Heinemann, Oxford, 2017.</w:t>
      </w:r>
    </w:p>
    <w:p w14:paraId="12822E4C" w14:textId="77777777" w:rsidR="00B8460C" w:rsidRDefault="00AF4818">
      <w:pPr>
        <w:pStyle w:val="Bibliography"/>
      </w:pPr>
      <w:bookmarkStart w:id="660" w:name="ref-omori2012apl"/>
      <w:bookmarkEnd w:id="657"/>
      <w:r>
        <w:t>[</w:t>
      </w:r>
      <w:del w:id="661" w:author="R2 revision" w:date="2026-09-20T16:03:00Z" w16du:dateUtc="2026-09-20T20:03:00Z">
        <w:r w:rsidR="0065712B">
          <w:delText>35</w:delText>
        </w:r>
      </w:del>
      <w:ins w:id="662" w:author="R2 revision" w:date="2026-09-20T16:03:00Z" w16du:dateUtc="2026-09-20T20:03:00Z">
        <w:r>
          <w:t>36</w:t>
        </w:r>
      </w:ins>
      <w:r>
        <w:t xml:space="preserve">] </w:t>
      </w:r>
      <w:r>
        <w:tab/>
        <w:t>T. Omori, M. Nagasako, M. Okano, K. Endo, R. Kainuma, Microstructure and martensitic transformation in the Fe-Mn-Al-Ni shape memory alloy with B2-type coherent fine particles, Applied Physics Letters 101 (2012) 231907. https://doi.org/</w:t>
      </w:r>
      <w:hyperlink r:id="rId44">
        <w:r>
          <w:rPr>
            <w:rStyle w:val="Hyperlink"/>
          </w:rPr>
          <w:t>10.1063/1.4769375</w:t>
        </w:r>
      </w:hyperlink>
      <w:r>
        <w:t>.</w:t>
      </w:r>
    </w:p>
    <w:p w14:paraId="2736DB53" w14:textId="77777777" w:rsidR="00B8460C" w:rsidRDefault="00AF4818">
      <w:pPr>
        <w:pStyle w:val="Bibliography"/>
      </w:pPr>
      <w:bookmarkStart w:id="663" w:name="ref-laroca2017jalcom"/>
      <w:bookmarkEnd w:id="660"/>
      <w:r>
        <w:t>[</w:t>
      </w:r>
      <w:del w:id="664" w:author="R2 revision" w:date="2026-09-20T16:03:00Z" w16du:dateUtc="2026-09-20T20:03:00Z">
        <w:r w:rsidR="0065712B">
          <w:delText>36</w:delText>
        </w:r>
      </w:del>
      <w:ins w:id="665" w:author="R2 revision" w:date="2026-09-20T16:03:00Z" w16du:dateUtc="2026-09-20T20:03:00Z">
        <w:r>
          <w:t>37</w:t>
        </w:r>
      </w:ins>
      <w:r>
        <w:t xml:space="preserve">] </w:t>
      </w:r>
      <w:r>
        <w:tab/>
      </w:r>
      <w:r>
        <w:t>P. La Roca, A. Baruj, C.E. Sobrero, J.A. Malarría, M. Sade, Nanoprecipitation effects on phase stability of Fe-Mn-Al-Ni alloys, Journal of Alloys and Compounds 708 (2017) 422–427. https://doi.org/</w:t>
      </w:r>
      <w:hyperlink r:id="rId45">
        <w:r>
          <w:rPr>
            <w:rStyle w:val="Hyperlink"/>
          </w:rPr>
          <w:t>10.1016/j.jallcom.2017.02.280</w:t>
        </w:r>
      </w:hyperlink>
      <w:r>
        <w:t>.</w:t>
      </w:r>
    </w:p>
    <w:p w14:paraId="7E88BE17" w14:textId="77777777" w:rsidR="00B8460C" w:rsidRDefault="00AF4818">
      <w:pPr>
        <w:pStyle w:val="Bibliography"/>
      </w:pPr>
      <w:bookmarkStart w:id="666" w:name="ref-heo2012mmta"/>
      <w:bookmarkEnd w:id="663"/>
      <w:r>
        <w:t>[</w:t>
      </w:r>
      <w:del w:id="667" w:author="R2 revision" w:date="2026-09-20T16:03:00Z" w16du:dateUtc="2026-09-20T20:03:00Z">
        <w:r w:rsidR="0065712B">
          <w:delText>37</w:delText>
        </w:r>
      </w:del>
      <w:ins w:id="668" w:author="R2 revision" w:date="2026-09-20T16:03:00Z" w16du:dateUtc="2026-09-20T20:03:00Z">
        <w:r>
          <w:t>38</w:t>
        </w:r>
      </w:ins>
      <w:r>
        <w:t xml:space="preserve">] </w:t>
      </w:r>
      <w:r>
        <w:tab/>
        <w:t>Y.-U. Heo, Y.-Y. Song, S.-J. Park, H.K.D.H. Bhadeshia, D.-W. Suh, Influence of silicon in low density Fe-C-Mn-Al steel, Metallurgical and Materials Transactions A 43 (2012) 1731–1735. https://doi.org/</w:t>
      </w:r>
      <w:hyperlink r:id="rId46">
        <w:r>
          <w:rPr>
            <w:rStyle w:val="Hyperlink"/>
          </w:rPr>
          <w:t>10.1007/s11661-012-1149-x</w:t>
        </w:r>
      </w:hyperlink>
      <w:r>
        <w:t>.</w:t>
      </w:r>
      <w:bookmarkEnd w:id="589"/>
      <w:bookmarkEnd w:id="591"/>
      <w:bookmarkEnd w:id="666"/>
    </w:p>
    <w:sectPr w:rsidR="00B846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21897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C7E0B"/>
    <w:rsid w:val="00113602"/>
    <w:rsid w:val="0013136C"/>
    <w:rsid w:val="0015495A"/>
    <w:rsid w:val="002C5EFD"/>
    <w:rsid w:val="002F43D0"/>
    <w:rsid w:val="00361C62"/>
    <w:rsid w:val="00373041"/>
    <w:rsid w:val="0065712B"/>
    <w:rsid w:val="009363EF"/>
    <w:rsid w:val="00AF4818"/>
    <w:rsid w:val="00B8460C"/>
    <w:rsid w:val="00BF0696"/>
    <w:rsid w:val="00DC3E07"/>
    <w:rsid w:val="00E47456"/>
    <w:rsid w:val="00F13FCA"/>
    <w:rsid w:val="00FD4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7C3257-D768-43AC-BAFA-478CBA18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61C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arxiv.org/abs/2506.12594" TargetMode="External"/><Relationship Id="rId26" Type="http://schemas.openxmlformats.org/officeDocument/2006/relationships/hyperlink" Target="https://doi.org/10.1126/science.1202232" TargetMode="External"/><Relationship Id="rId39" Type="http://schemas.openxmlformats.org/officeDocument/2006/relationships/hyperlink" Target="https://doi.org/10.5334/jors.140" TargetMode="External"/><Relationship Id="rId21" Type="http://schemas.openxmlformats.org/officeDocument/2006/relationships/hyperlink" Target="https://arxiv.org/abs/2409.06756" TargetMode="External"/><Relationship Id="rId34" Type="http://schemas.openxmlformats.org/officeDocument/2006/relationships/hyperlink" Target="https://doi.org/10.1007/s41365-024-01487-1" TargetMode="External"/><Relationship Id="rId42" Type="http://schemas.openxmlformats.org/officeDocument/2006/relationships/hyperlink" Target="https://doi.org/10.1126/science.1183169" TargetMode="External"/><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oi.org/10.1038/s41586-023-06735-9" TargetMode="External"/><Relationship Id="rId29" Type="http://schemas.openxmlformats.org/officeDocument/2006/relationships/hyperlink" Target="https://doi.org/10.1007/s40830-017-0129-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016/j.matdes.2013.11.084" TargetMode="External"/><Relationship Id="rId32" Type="http://schemas.openxmlformats.org/officeDocument/2006/relationships/hyperlink" Target="https://doi.org/10.1016/j.matdes.2016.04.011" TargetMode="External"/><Relationship Id="rId37" Type="http://schemas.openxmlformats.org/officeDocument/2006/relationships/hyperlink" Target="https://doi.org/10.1063/1.364220" TargetMode="External"/><Relationship Id="rId40" Type="http://schemas.openxmlformats.org/officeDocument/2006/relationships/hyperlink" Target="https://doi.org/10.1016/j.calphad.2023.102644" TargetMode="External"/><Relationship Id="rId45" Type="http://schemas.openxmlformats.org/officeDocument/2006/relationships/hyperlink" Target="https://doi.org/10.1016/j.jallcom.2017.02.280"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doi.org/10.1016/S0921-5093(99)00294-4" TargetMode="External"/><Relationship Id="rId28" Type="http://schemas.openxmlformats.org/officeDocument/2006/relationships/hyperlink" Target="https://doi.org/10.1007/s40830-019-00230-9" TargetMode="External"/><Relationship Id="rId36" Type="http://schemas.openxmlformats.org/officeDocument/2006/relationships/hyperlink" Target="https://doi.org/10.1107/S0021889869006558" TargetMode="External"/><Relationship Id="rId10" Type="http://schemas.openxmlformats.org/officeDocument/2006/relationships/image" Target="media/image6.jpg"/><Relationship Id="rId19" Type="http://schemas.openxmlformats.org/officeDocument/2006/relationships/hyperlink" Target="https://doi.org/10.1016/j.actamat.2022.117751" TargetMode="External"/><Relationship Id="rId31" Type="http://schemas.openxmlformats.org/officeDocument/2006/relationships/hyperlink" Target="https://doi.org/10.1007/s11837-022-05349-2" TargetMode="External"/><Relationship Id="rId44" Type="http://schemas.openxmlformats.org/officeDocument/2006/relationships/hyperlink" Target="https://doi.org/10.1063/1.4769375"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hyperlink" Target="https://doi.org/10.1007/978-0-387-47685-8" TargetMode="External"/><Relationship Id="rId27" Type="http://schemas.openxmlformats.org/officeDocument/2006/relationships/hyperlink" Target="https://doi.org/10.1016/j.scriptamat.2015.12.007" TargetMode="External"/><Relationship Id="rId30" Type="http://schemas.openxmlformats.org/officeDocument/2006/relationships/hyperlink" Target="https://doi.org/10.1016/j.actamat.2017.03.043" TargetMode="External"/><Relationship Id="rId35" Type="http://schemas.openxmlformats.org/officeDocument/2006/relationships/hyperlink" Target="https://doi.org/10.1007/s41365-024-01468-4" TargetMode="External"/><Relationship Id="rId43" Type="http://schemas.openxmlformats.org/officeDocument/2006/relationships/hyperlink" Target="https://doi.org/10.1038/s41467-019-10308-8" TargetMode="External"/><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arxiv.org/abs/2507.06261" TargetMode="External"/><Relationship Id="rId25" Type="http://schemas.openxmlformats.org/officeDocument/2006/relationships/hyperlink" Target="https://doi.org/10.1016/j.conbuildmat.2014.04.032" TargetMode="External"/><Relationship Id="rId33" Type="http://schemas.openxmlformats.org/officeDocument/2006/relationships/hyperlink" Target="https://doi.org/10.1007/s40830-024-00504-x" TargetMode="External"/><Relationship Id="rId38" Type="http://schemas.openxmlformats.org/officeDocument/2006/relationships/hyperlink" Target="https://doi.org/10.1017/CBO9780511804137" TargetMode="External"/><Relationship Id="rId46" Type="http://schemas.openxmlformats.org/officeDocument/2006/relationships/hyperlink" Target="https://doi.org/10.1007/s11661-012-1149-x" TargetMode="External"/><Relationship Id="rId20" Type="http://schemas.openxmlformats.org/officeDocument/2006/relationships/hyperlink" Target="https://doi.org/10.1002/adfm.202527774" TargetMode="External"/><Relationship Id="rId41" Type="http://schemas.openxmlformats.org/officeDocument/2006/relationships/hyperlink" Target="https://doi.org/10.1016/j.calphad.2016.1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20534</Words>
  <Characters>117045</Characters>
  <Application>Microsoft Office Word</Application>
  <DocSecurity>0</DocSecurity>
  <Lines>975</Lines>
  <Paragraphs>274</Paragraphs>
  <ScaleCrop>false</ScaleCrop>
  <Company/>
  <LinksUpToDate>false</LinksUpToDate>
  <CharactersWithSpaces>137305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
  <cp:keywords/>
  <cp:lastModifiedBy>Frank Cai</cp:lastModifiedBy>
  <cp:revision>1</cp:revision>
  <dcterms:created xsi:type="dcterms:W3CDTF">2026-09-20T20:03:00Z</dcterms:created>
  <dcterms:modified xsi:type="dcterms:W3CDTF">2026-09-20T20:04:00Z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